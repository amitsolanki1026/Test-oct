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4A0A" w:rsidRDefault="002D4A0A" w:rsidP="002D4A0A">
      <w:pPr>
        <w:jc w:val="center"/>
        <w:rPr>
          <w:rFonts w:ascii="Calibri" w:eastAsia="Calibri" w:hAnsi="Calibri" w:cs="Calibri"/>
          <w:b/>
          <w:sz w:val="40"/>
          <w:szCs w:val="40"/>
        </w:rPr>
      </w:pPr>
    </w:p>
    <w:p w:rsidR="002D4A0A" w:rsidRDefault="002D4A0A" w:rsidP="002D4A0A">
      <w:pPr>
        <w:jc w:val="center"/>
        <w:rPr>
          <w:rFonts w:ascii="Calibri" w:eastAsia="Calibri" w:hAnsi="Calibri" w:cs="Calibri"/>
          <w:b/>
          <w:sz w:val="40"/>
          <w:szCs w:val="40"/>
        </w:rPr>
      </w:pPr>
    </w:p>
    <w:p w:rsidR="002D4A0A" w:rsidRDefault="002D4A0A" w:rsidP="002D4A0A">
      <w:pPr>
        <w:jc w:val="center"/>
        <w:rPr>
          <w:rFonts w:ascii="Calibri" w:eastAsia="Calibri" w:hAnsi="Calibri" w:cs="Calibri"/>
          <w:b/>
          <w:sz w:val="40"/>
          <w:szCs w:val="40"/>
        </w:rPr>
      </w:pPr>
    </w:p>
    <w:p w:rsidR="002D4A0A" w:rsidRDefault="002D4A0A" w:rsidP="002D4A0A">
      <w:pPr>
        <w:jc w:val="center"/>
        <w:rPr>
          <w:rFonts w:ascii="Calibri" w:eastAsia="Calibri" w:hAnsi="Calibri" w:cs="Calibri"/>
          <w:b/>
          <w:sz w:val="40"/>
          <w:szCs w:val="40"/>
        </w:rPr>
      </w:pPr>
    </w:p>
    <w:p w:rsidR="002D4A0A" w:rsidRDefault="002D4A0A" w:rsidP="002D4A0A">
      <w:pPr>
        <w:jc w:val="center"/>
        <w:rPr>
          <w:rFonts w:ascii="Calibri" w:eastAsia="Calibri" w:hAnsi="Calibri" w:cs="Calibri"/>
          <w:b/>
          <w:sz w:val="40"/>
          <w:szCs w:val="40"/>
        </w:rPr>
      </w:pPr>
      <w:r>
        <w:rPr>
          <w:rFonts w:ascii="Calibri" w:eastAsia="Calibri" w:hAnsi="Calibri" w:cs="Calibri"/>
          <w:b/>
          <w:sz w:val="40"/>
          <w:szCs w:val="40"/>
        </w:rPr>
        <w:t>Asset Optimization project</w:t>
      </w:r>
    </w:p>
    <w:p w:rsidR="002D4A0A" w:rsidRDefault="002D4A0A" w:rsidP="002D4A0A">
      <w:pPr>
        <w:jc w:val="center"/>
        <w:rPr>
          <w:rFonts w:ascii="Calibri" w:eastAsia="Calibri" w:hAnsi="Calibri" w:cs="Calibri"/>
          <w:b/>
          <w:sz w:val="48"/>
          <w:szCs w:val="48"/>
        </w:rPr>
      </w:pPr>
    </w:p>
    <w:p w:rsidR="002D4A0A" w:rsidRDefault="002D4A0A" w:rsidP="002D4A0A">
      <w:pPr>
        <w:jc w:val="center"/>
        <w:rPr>
          <w:rFonts w:ascii="Calibri" w:eastAsia="Calibri" w:hAnsi="Calibri" w:cs="Calibri"/>
          <w:b/>
          <w:sz w:val="48"/>
          <w:szCs w:val="48"/>
        </w:rPr>
      </w:pPr>
      <w:r>
        <w:rPr>
          <w:rFonts w:ascii="Calibri" w:eastAsia="Calibri" w:hAnsi="Calibri" w:cs="Calibri"/>
          <w:b/>
          <w:sz w:val="48"/>
          <w:szCs w:val="48"/>
        </w:rPr>
        <w:t>Requirements Elaboration for Cascade Engine</w:t>
      </w:r>
    </w:p>
    <w:p w:rsidR="002D4A0A" w:rsidRDefault="002D4A0A" w:rsidP="002D4A0A">
      <w:pPr>
        <w:jc w:val="center"/>
        <w:rPr>
          <w:rFonts w:ascii="Calibri" w:eastAsia="Calibri" w:hAnsi="Calibri" w:cs="Calibri"/>
          <w:b/>
          <w:sz w:val="40"/>
          <w:szCs w:val="40"/>
        </w:rPr>
      </w:pPr>
    </w:p>
    <w:p w:rsidR="002D4A0A" w:rsidRDefault="002D4A0A" w:rsidP="002D4A0A">
      <w:pPr>
        <w:jc w:val="center"/>
        <w:rPr>
          <w:rFonts w:ascii="Calibri" w:eastAsia="Calibri" w:hAnsi="Calibri" w:cs="Calibri"/>
          <w:b/>
          <w:sz w:val="40"/>
          <w:szCs w:val="40"/>
        </w:rPr>
      </w:pPr>
      <w:r>
        <w:rPr>
          <w:rFonts w:ascii="Calibri" w:eastAsia="Calibri" w:hAnsi="Calibri" w:cs="Calibri"/>
          <w:b/>
          <w:sz w:val="40"/>
          <w:szCs w:val="40"/>
        </w:rPr>
        <w:t>For: National Express Corporation</w:t>
      </w:r>
    </w:p>
    <w:p w:rsidR="002D4A0A" w:rsidRDefault="002D4A0A" w:rsidP="002D4A0A">
      <w:pPr>
        <w:jc w:val="center"/>
        <w:rPr>
          <w:rFonts w:ascii="Calibri" w:eastAsia="Calibri" w:hAnsi="Calibri" w:cs="Calibri"/>
          <w:b/>
          <w:sz w:val="40"/>
          <w:szCs w:val="40"/>
        </w:rPr>
      </w:pPr>
    </w:p>
    <w:p w:rsidR="002D4A0A" w:rsidRDefault="002D4A0A" w:rsidP="002D4A0A">
      <w:pPr>
        <w:jc w:val="center"/>
        <w:rPr>
          <w:rFonts w:ascii="Calibri" w:eastAsia="Calibri" w:hAnsi="Calibri" w:cs="Calibri"/>
          <w:b/>
          <w:sz w:val="20"/>
          <w:szCs w:val="20"/>
        </w:rPr>
      </w:pPr>
      <w:r>
        <w:rPr>
          <w:rFonts w:ascii="Calibri" w:eastAsia="Calibri" w:hAnsi="Calibri" w:cs="Calibri"/>
          <w:b/>
          <w:sz w:val="40"/>
          <w:szCs w:val="40"/>
        </w:rPr>
        <w:t>By: Bytecurve LLC</w:t>
      </w:r>
    </w:p>
    <w:p w:rsidR="00D3133A" w:rsidRDefault="00D3133A">
      <w:pPr>
        <w:rPr>
          <w:b/>
        </w:rPr>
      </w:pPr>
      <w:r>
        <w:rPr>
          <w:b/>
        </w:rPr>
        <w:br w:type="page"/>
      </w:r>
    </w:p>
    <w:p w:rsidR="00D3133A" w:rsidRDefault="00D3133A" w:rsidP="00D3133A">
      <w:pPr>
        <w:pStyle w:val="Title"/>
      </w:pPr>
      <w:r>
        <w:lastRenderedPageBreak/>
        <w:t>Revision History</w:t>
      </w:r>
    </w:p>
    <w:p w:rsidR="00D3133A" w:rsidRDefault="00D3133A" w:rsidP="00D3133A"/>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42"/>
        <w:gridCol w:w="990"/>
        <w:gridCol w:w="6030"/>
        <w:gridCol w:w="1142"/>
      </w:tblGrid>
      <w:tr w:rsidR="00D3133A" w:rsidTr="002B27CB">
        <w:tc>
          <w:tcPr>
            <w:tcW w:w="1342" w:type="dxa"/>
          </w:tcPr>
          <w:p w:rsidR="00D3133A" w:rsidRDefault="00D3133A" w:rsidP="00253E56">
            <w:pPr>
              <w:pStyle w:val="Tabletext"/>
              <w:jc w:val="center"/>
              <w:rPr>
                <w:b/>
              </w:rPr>
            </w:pPr>
            <w:r>
              <w:rPr>
                <w:b/>
              </w:rPr>
              <w:t>Date</w:t>
            </w:r>
          </w:p>
        </w:tc>
        <w:tc>
          <w:tcPr>
            <w:tcW w:w="990" w:type="dxa"/>
          </w:tcPr>
          <w:p w:rsidR="00D3133A" w:rsidRDefault="00D3133A" w:rsidP="00253E56">
            <w:pPr>
              <w:pStyle w:val="Tabletext"/>
              <w:jc w:val="center"/>
              <w:rPr>
                <w:b/>
              </w:rPr>
            </w:pPr>
            <w:r>
              <w:rPr>
                <w:b/>
              </w:rPr>
              <w:t>Version</w:t>
            </w:r>
          </w:p>
        </w:tc>
        <w:tc>
          <w:tcPr>
            <w:tcW w:w="6030" w:type="dxa"/>
          </w:tcPr>
          <w:p w:rsidR="00D3133A" w:rsidRDefault="00D3133A" w:rsidP="00253E56">
            <w:pPr>
              <w:pStyle w:val="Tabletext"/>
              <w:jc w:val="center"/>
              <w:rPr>
                <w:b/>
              </w:rPr>
            </w:pPr>
            <w:r>
              <w:rPr>
                <w:b/>
              </w:rPr>
              <w:t>Description</w:t>
            </w:r>
          </w:p>
        </w:tc>
        <w:tc>
          <w:tcPr>
            <w:tcW w:w="1142" w:type="dxa"/>
          </w:tcPr>
          <w:p w:rsidR="00D3133A" w:rsidRDefault="00D3133A" w:rsidP="00253E56">
            <w:pPr>
              <w:pStyle w:val="Tabletext"/>
              <w:jc w:val="center"/>
              <w:rPr>
                <w:b/>
              </w:rPr>
            </w:pPr>
            <w:r>
              <w:rPr>
                <w:b/>
              </w:rPr>
              <w:t>Author</w:t>
            </w:r>
          </w:p>
        </w:tc>
      </w:tr>
      <w:tr w:rsidR="00D3133A" w:rsidRPr="00943A37" w:rsidTr="002B27CB">
        <w:tc>
          <w:tcPr>
            <w:tcW w:w="1342" w:type="dxa"/>
          </w:tcPr>
          <w:p w:rsidR="00D3133A" w:rsidRPr="00943A37" w:rsidRDefault="00813F39" w:rsidP="00253E56">
            <w:pPr>
              <w:pStyle w:val="Tabletext"/>
              <w:rPr>
                <w:sz w:val="24"/>
                <w:szCs w:val="24"/>
              </w:rPr>
            </w:pPr>
            <w:r>
              <w:rPr>
                <w:sz w:val="24"/>
                <w:szCs w:val="24"/>
              </w:rPr>
              <w:t>6/1/2017</w:t>
            </w:r>
          </w:p>
        </w:tc>
        <w:tc>
          <w:tcPr>
            <w:tcW w:w="990" w:type="dxa"/>
          </w:tcPr>
          <w:p w:rsidR="00D3133A" w:rsidRPr="00943A37" w:rsidRDefault="00D3133A" w:rsidP="00253E56">
            <w:pPr>
              <w:pStyle w:val="Tabletext"/>
              <w:rPr>
                <w:sz w:val="24"/>
                <w:szCs w:val="24"/>
              </w:rPr>
            </w:pPr>
            <w:r w:rsidRPr="00943A37">
              <w:rPr>
                <w:sz w:val="24"/>
                <w:szCs w:val="24"/>
              </w:rPr>
              <w:t>1.0</w:t>
            </w:r>
          </w:p>
        </w:tc>
        <w:tc>
          <w:tcPr>
            <w:tcW w:w="6030" w:type="dxa"/>
          </w:tcPr>
          <w:p w:rsidR="00D3133A" w:rsidRPr="00943A37" w:rsidRDefault="00813F39" w:rsidP="00253E56">
            <w:pPr>
              <w:pStyle w:val="Tabletext"/>
              <w:rPr>
                <w:sz w:val="24"/>
                <w:szCs w:val="24"/>
              </w:rPr>
            </w:pPr>
            <w:r>
              <w:rPr>
                <w:sz w:val="24"/>
                <w:szCs w:val="24"/>
              </w:rPr>
              <w:t>Completed document incorporating all stakeholder discussions</w:t>
            </w:r>
          </w:p>
        </w:tc>
        <w:tc>
          <w:tcPr>
            <w:tcW w:w="1142" w:type="dxa"/>
          </w:tcPr>
          <w:p w:rsidR="00D3133A" w:rsidRPr="00943A37" w:rsidRDefault="00D3133A" w:rsidP="00253E56">
            <w:pPr>
              <w:pStyle w:val="Tabletext"/>
              <w:rPr>
                <w:sz w:val="24"/>
                <w:szCs w:val="24"/>
              </w:rPr>
            </w:pPr>
            <w:r w:rsidRPr="00943A37">
              <w:rPr>
                <w:sz w:val="24"/>
                <w:szCs w:val="24"/>
              </w:rPr>
              <w:t>Ranga Gopalan</w:t>
            </w:r>
          </w:p>
        </w:tc>
      </w:tr>
      <w:tr w:rsidR="00C01DFB" w:rsidRPr="00943A37" w:rsidTr="002B27CB">
        <w:tc>
          <w:tcPr>
            <w:tcW w:w="1342" w:type="dxa"/>
          </w:tcPr>
          <w:p w:rsidR="00C01DFB" w:rsidRDefault="00C01DFB" w:rsidP="00253E56">
            <w:pPr>
              <w:pStyle w:val="Tabletext"/>
              <w:rPr>
                <w:sz w:val="24"/>
                <w:szCs w:val="24"/>
              </w:rPr>
            </w:pPr>
            <w:r>
              <w:rPr>
                <w:sz w:val="24"/>
                <w:szCs w:val="24"/>
              </w:rPr>
              <w:t>8/7/2017</w:t>
            </w:r>
          </w:p>
        </w:tc>
        <w:tc>
          <w:tcPr>
            <w:tcW w:w="990" w:type="dxa"/>
          </w:tcPr>
          <w:p w:rsidR="00C01DFB" w:rsidRPr="00943A37" w:rsidRDefault="00C01DFB" w:rsidP="00253E56">
            <w:pPr>
              <w:pStyle w:val="Tabletext"/>
              <w:rPr>
                <w:sz w:val="24"/>
                <w:szCs w:val="24"/>
              </w:rPr>
            </w:pPr>
            <w:r>
              <w:rPr>
                <w:sz w:val="24"/>
                <w:szCs w:val="24"/>
              </w:rPr>
              <w:t>1.1</w:t>
            </w:r>
          </w:p>
        </w:tc>
        <w:tc>
          <w:tcPr>
            <w:tcW w:w="6030" w:type="dxa"/>
          </w:tcPr>
          <w:p w:rsidR="00C01DFB" w:rsidRDefault="00C01DFB" w:rsidP="00253E56">
            <w:pPr>
              <w:pStyle w:val="Tabletext"/>
              <w:rPr>
                <w:sz w:val="24"/>
                <w:szCs w:val="24"/>
              </w:rPr>
            </w:pPr>
            <w:r>
              <w:rPr>
                <w:sz w:val="24"/>
                <w:szCs w:val="24"/>
              </w:rPr>
              <w:t>Updates to cascade matching process and UI, based on meeting on 8/7</w:t>
            </w:r>
          </w:p>
          <w:p w:rsidR="00C01DFB" w:rsidRDefault="00C01DFB" w:rsidP="00253E56">
            <w:pPr>
              <w:pStyle w:val="Tabletext"/>
              <w:rPr>
                <w:sz w:val="24"/>
                <w:szCs w:val="24"/>
              </w:rPr>
            </w:pPr>
            <w:r>
              <w:rPr>
                <w:sz w:val="24"/>
                <w:szCs w:val="24"/>
              </w:rPr>
              <w:t xml:space="preserve">No change to the sections on </w:t>
            </w:r>
          </w:p>
        </w:tc>
        <w:tc>
          <w:tcPr>
            <w:tcW w:w="1142" w:type="dxa"/>
          </w:tcPr>
          <w:p w:rsidR="00C01DFB" w:rsidRPr="00943A37" w:rsidRDefault="00C01DFB" w:rsidP="00253E56">
            <w:pPr>
              <w:pStyle w:val="Tabletext"/>
              <w:rPr>
                <w:sz w:val="24"/>
                <w:szCs w:val="24"/>
              </w:rPr>
            </w:pPr>
            <w:r>
              <w:rPr>
                <w:sz w:val="24"/>
                <w:szCs w:val="24"/>
              </w:rPr>
              <w:t>Ranga Gopalan</w:t>
            </w:r>
          </w:p>
        </w:tc>
      </w:tr>
      <w:tr w:rsidR="001928EB" w:rsidRPr="00943A37" w:rsidTr="002B27CB">
        <w:tc>
          <w:tcPr>
            <w:tcW w:w="1342" w:type="dxa"/>
          </w:tcPr>
          <w:p w:rsidR="001928EB" w:rsidRDefault="001928EB" w:rsidP="00253E56">
            <w:pPr>
              <w:pStyle w:val="Tabletext"/>
              <w:rPr>
                <w:sz w:val="24"/>
                <w:szCs w:val="24"/>
              </w:rPr>
            </w:pPr>
            <w:r>
              <w:rPr>
                <w:sz w:val="24"/>
                <w:szCs w:val="24"/>
              </w:rPr>
              <w:t>8/17/2017</w:t>
            </w:r>
          </w:p>
        </w:tc>
        <w:tc>
          <w:tcPr>
            <w:tcW w:w="990" w:type="dxa"/>
          </w:tcPr>
          <w:p w:rsidR="001928EB" w:rsidRDefault="001928EB" w:rsidP="00253E56">
            <w:pPr>
              <w:pStyle w:val="Tabletext"/>
              <w:rPr>
                <w:sz w:val="24"/>
                <w:szCs w:val="24"/>
              </w:rPr>
            </w:pPr>
            <w:r>
              <w:rPr>
                <w:sz w:val="24"/>
                <w:szCs w:val="24"/>
              </w:rPr>
              <w:t>1.2</w:t>
            </w:r>
          </w:p>
        </w:tc>
        <w:tc>
          <w:tcPr>
            <w:tcW w:w="6030" w:type="dxa"/>
          </w:tcPr>
          <w:p w:rsidR="001928EB" w:rsidRDefault="001928EB" w:rsidP="00253E56">
            <w:pPr>
              <w:pStyle w:val="Tabletext"/>
              <w:rPr>
                <w:sz w:val="24"/>
                <w:szCs w:val="24"/>
              </w:rPr>
            </w:pPr>
            <w:r>
              <w:rPr>
                <w:sz w:val="24"/>
                <w:szCs w:val="24"/>
              </w:rPr>
              <w:t>Added functionality to ‘save’ a snapshot of the state of the system as a backup and the ability to ‘restore’ a previously saved snapshot.</w:t>
            </w:r>
          </w:p>
          <w:p w:rsidR="002B27CB" w:rsidRDefault="002B27CB" w:rsidP="00253E56">
            <w:pPr>
              <w:pStyle w:val="Tabletext"/>
              <w:rPr>
                <w:sz w:val="24"/>
                <w:szCs w:val="24"/>
              </w:rPr>
            </w:pPr>
            <w:r>
              <w:rPr>
                <w:sz w:val="24"/>
                <w:szCs w:val="24"/>
              </w:rPr>
              <w:t>Added templates pertaining to the ‘match’</w:t>
            </w:r>
            <w:r w:rsidR="00E465EC">
              <w:rPr>
                <w:sz w:val="24"/>
                <w:szCs w:val="24"/>
              </w:rPr>
              <w:t xml:space="preserve"> process to the docu</w:t>
            </w:r>
            <w:r>
              <w:rPr>
                <w:sz w:val="24"/>
                <w:szCs w:val="24"/>
              </w:rPr>
              <w:t>ment.</w:t>
            </w:r>
          </w:p>
        </w:tc>
        <w:tc>
          <w:tcPr>
            <w:tcW w:w="1142" w:type="dxa"/>
          </w:tcPr>
          <w:p w:rsidR="001928EB" w:rsidRDefault="001928EB" w:rsidP="00253E56">
            <w:pPr>
              <w:pStyle w:val="Tabletext"/>
              <w:rPr>
                <w:sz w:val="24"/>
                <w:szCs w:val="24"/>
              </w:rPr>
            </w:pPr>
            <w:r>
              <w:rPr>
                <w:sz w:val="24"/>
                <w:szCs w:val="24"/>
              </w:rPr>
              <w:t>Ranga Gopalan</w:t>
            </w:r>
          </w:p>
        </w:tc>
      </w:tr>
      <w:tr w:rsidR="0007627E" w:rsidRPr="00943A37" w:rsidTr="002B27CB">
        <w:tc>
          <w:tcPr>
            <w:tcW w:w="1342" w:type="dxa"/>
          </w:tcPr>
          <w:p w:rsidR="0007627E" w:rsidRDefault="0007627E" w:rsidP="0007627E">
            <w:pPr>
              <w:pStyle w:val="Tabletext"/>
              <w:rPr>
                <w:sz w:val="24"/>
                <w:szCs w:val="24"/>
              </w:rPr>
            </w:pPr>
            <w:ins w:id="0" w:author="Ranga Gopalan" w:date="2017-08-30T14:13:00Z">
              <w:r>
                <w:rPr>
                  <w:sz w:val="24"/>
                  <w:szCs w:val="24"/>
                </w:rPr>
                <w:t>8/30/2017</w:t>
              </w:r>
            </w:ins>
          </w:p>
        </w:tc>
        <w:tc>
          <w:tcPr>
            <w:tcW w:w="990" w:type="dxa"/>
          </w:tcPr>
          <w:p w:rsidR="0007627E" w:rsidRDefault="0007627E" w:rsidP="0007627E">
            <w:pPr>
              <w:pStyle w:val="Tabletext"/>
              <w:rPr>
                <w:sz w:val="24"/>
                <w:szCs w:val="24"/>
              </w:rPr>
            </w:pPr>
            <w:ins w:id="1" w:author="Ranga Gopalan" w:date="2017-08-30T14:13:00Z">
              <w:r>
                <w:rPr>
                  <w:sz w:val="24"/>
                  <w:szCs w:val="24"/>
                </w:rPr>
                <w:t>1.3</w:t>
              </w:r>
            </w:ins>
          </w:p>
        </w:tc>
        <w:tc>
          <w:tcPr>
            <w:tcW w:w="6030" w:type="dxa"/>
          </w:tcPr>
          <w:p w:rsidR="0007627E" w:rsidRDefault="0007627E" w:rsidP="0007627E">
            <w:pPr>
              <w:pStyle w:val="Tabletext"/>
              <w:rPr>
                <w:sz w:val="24"/>
                <w:szCs w:val="24"/>
              </w:rPr>
            </w:pPr>
            <w:ins w:id="2" w:author="Ranga Gopalan" w:date="2017-08-30T14:15:00Z">
              <w:r>
                <w:rPr>
                  <w:sz w:val="24"/>
                  <w:szCs w:val="24"/>
                </w:rPr>
                <w:t>Updated based on clarification meeting with Karen, Walter, Greg and Keshav</w:t>
              </w:r>
            </w:ins>
            <w:ins w:id="3" w:author="Ranga Gopalan" w:date="2017-08-30T14:16:00Z">
              <w:r>
                <w:rPr>
                  <w:sz w:val="24"/>
                  <w:szCs w:val="24"/>
                </w:rPr>
                <w:t xml:space="preserve"> on 8-30-2017.</w:t>
              </w:r>
            </w:ins>
          </w:p>
        </w:tc>
        <w:tc>
          <w:tcPr>
            <w:tcW w:w="1142" w:type="dxa"/>
          </w:tcPr>
          <w:p w:rsidR="0007627E" w:rsidRDefault="0007627E" w:rsidP="0007627E">
            <w:pPr>
              <w:pStyle w:val="Tabletext"/>
              <w:rPr>
                <w:sz w:val="24"/>
                <w:szCs w:val="24"/>
              </w:rPr>
            </w:pPr>
            <w:ins w:id="4" w:author="Ranga Gopalan" w:date="2017-08-30T14:16:00Z">
              <w:r>
                <w:rPr>
                  <w:sz w:val="24"/>
                  <w:szCs w:val="24"/>
                </w:rPr>
                <w:t>Ranga Gopalan</w:t>
              </w:r>
            </w:ins>
          </w:p>
        </w:tc>
      </w:tr>
    </w:tbl>
    <w:p w:rsidR="00D3133A" w:rsidRDefault="00D3133A" w:rsidP="0019132D">
      <w:pPr>
        <w:tabs>
          <w:tab w:val="left" w:pos="2586"/>
        </w:tabs>
        <w:rPr>
          <w:b/>
        </w:rPr>
      </w:pPr>
    </w:p>
    <w:p w:rsidR="00D3133A" w:rsidRDefault="00D3133A">
      <w:pPr>
        <w:rPr>
          <w:b/>
        </w:rPr>
      </w:pPr>
      <w:r>
        <w:rPr>
          <w:b/>
        </w:rPr>
        <w:br w:type="page"/>
      </w:r>
    </w:p>
    <w:p w:rsidR="009F222D" w:rsidRDefault="008A758D" w:rsidP="007C4878">
      <w:pPr>
        <w:pStyle w:val="Heading1"/>
      </w:pPr>
      <w:r>
        <w:lastRenderedPageBreak/>
        <w:t>Introduction</w:t>
      </w:r>
    </w:p>
    <w:p w:rsidR="0089559A" w:rsidRDefault="008A758D" w:rsidP="0019132D">
      <w:pPr>
        <w:tabs>
          <w:tab w:val="left" w:pos="2586"/>
        </w:tabs>
      </w:pPr>
      <w:r>
        <w:t>This document describes the detailed requirements for the development of the ‘Cascade Engine’</w:t>
      </w:r>
      <w:r w:rsidR="00D5642D">
        <w:t xml:space="preserve">.  </w:t>
      </w:r>
      <w:r w:rsidR="0089559A">
        <w:t>This is a further elaboration of the original ‘Asset Optimization Project Functional Specifications’ document.</w:t>
      </w:r>
    </w:p>
    <w:p w:rsidR="00EC1630" w:rsidRDefault="00D5642D" w:rsidP="0019132D">
      <w:pPr>
        <w:tabs>
          <w:tab w:val="left" w:pos="2586"/>
        </w:tabs>
      </w:pPr>
      <w:r>
        <w:t xml:space="preserve">The </w:t>
      </w:r>
      <w:r w:rsidR="0089559A">
        <w:t xml:space="preserve">Cascade Engine </w:t>
      </w:r>
      <w:r>
        <w:t>application will provide three main capabilities</w:t>
      </w:r>
      <w:r w:rsidR="00EC1630">
        <w:t>, as follows:</w:t>
      </w:r>
    </w:p>
    <w:p w:rsidR="003B53D7" w:rsidRDefault="00EC1630" w:rsidP="00CD2411">
      <w:pPr>
        <w:pStyle w:val="ListParagraph"/>
        <w:numPr>
          <w:ilvl w:val="0"/>
          <w:numId w:val="2"/>
        </w:numPr>
        <w:tabs>
          <w:tab w:val="left" w:pos="2586"/>
        </w:tabs>
      </w:pPr>
      <w:r>
        <w:t xml:space="preserve">The ability to </w:t>
      </w:r>
      <w:r w:rsidR="004D76B4">
        <w:t>capture, review and confirm ‘available’ assets [“Supply”]</w:t>
      </w:r>
    </w:p>
    <w:p w:rsidR="003B53D7" w:rsidRDefault="003B53D7" w:rsidP="00CD2411">
      <w:pPr>
        <w:pStyle w:val="ListParagraph"/>
        <w:numPr>
          <w:ilvl w:val="0"/>
          <w:numId w:val="2"/>
        </w:numPr>
        <w:tabs>
          <w:tab w:val="left" w:pos="2586"/>
        </w:tabs>
      </w:pPr>
      <w:r>
        <w:t xml:space="preserve">The </w:t>
      </w:r>
      <w:r w:rsidR="004D76B4">
        <w:t>ability to capture, review and confirm ‘required’ assets [“Demand”]</w:t>
      </w:r>
    </w:p>
    <w:p w:rsidR="003B53D7" w:rsidRDefault="003B53D7" w:rsidP="00CD2411">
      <w:pPr>
        <w:pStyle w:val="ListParagraph"/>
        <w:numPr>
          <w:ilvl w:val="0"/>
          <w:numId w:val="2"/>
        </w:numPr>
        <w:tabs>
          <w:tab w:val="left" w:pos="2586"/>
        </w:tabs>
      </w:pPr>
      <w:r>
        <w:t>Ability to match the ‘demand’ for vehicles from various locations (from bullet #</w:t>
      </w:r>
      <w:r w:rsidR="004D76B4">
        <w:t>2</w:t>
      </w:r>
      <w:r>
        <w:t xml:space="preserve"> above) against the ‘supply’ of available vehicles (from bullet #</w:t>
      </w:r>
      <w:r w:rsidR="004D76B4">
        <w:t>1</w:t>
      </w:r>
      <w:r>
        <w:t xml:space="preserve"> above), so that available vehicles can then be moved or ‘cascaded’ to the locations where they are needed.</w:t>
      </w:r>
    </w:p>
    <w:p w:rsidR="00E61777" w:rsidRPr="008A758D" w:rsidRDefault="00E61777" w:rsidP="00E61777">
      <w:pPr>
        <w:tabs>
          <w:tab w:val="left" w:pos="2586"/>
        </w:tabs>
      </w:pPr>
      <w:r>
        <w:t>Detailed requirements for each of the above activities are listed below.</w:t>
      </w:r>
    </w:p>
    <w:p w:rsidR="00720F6D" w:rsidRPr="00744DEF" w:rsidRDefault="0019132D" w:rsidP="007C4878">
      <w:pPr>
        <w:pStyle w:val="Heading1"/>
      </w:pPr>
      <w:r>
        <w:t xml:space="preserve">Vehicle </w:t>
      </w:r>
      <w:r w:rsidR="004D76B4">
        <w:t xml:space="preserve">‘Supply’ </w:t>
      </w:r>
      <w:r>
        <w:t>Assessment</w:t>
      </w:r>
    </w:p>
    <w:p w:rsidR="004D76B4" w:rsidRDefault="004D76B4" w:rsidP="00283770">
      <w:pPr>
        <w:pStyle w:val="ListParagraph"/>
        <w:numPr>
          <w:ilvl w:val="0"/>
          <w:numId w:val="1"/>
        </w:numPr>
        <w:contextualSpacing w:val="0"/>
      </w:pPr>
      <w:r>
        <w:t>The user will select the school year for which the Supply is to be worked on.</w:t>
      </w:r>
    </w:p>
    <w:p w:rsidR="00D14097" w:rsidRDefault="00E36A75" w:rsidP="00D14097">
      <w:pPr>
        <w:pStyle w:val="ListParagraph"/>
        <w:numPr>
          <w:ilvl w:val="0"/>
          <w:numId w:val="1"/>
        </w:numPr>
        <w:contextualSpacing w:val="0"/>
      </w:pPr>
      <w:r>
        <w:t>Only NEC owned vehicles are to be considered for ‘cascading’.  Buses operated by but no</w:t>
      </w:r>
      <w:r w:rsidR="008B1CB2">
        <w:t>t</w:t>
      </w:r>
      <w:r>
        <w:t xml:space="preserve"> owned by NEC cannot be cascaded and hence should not be included among available buses.</w:t>
      </w:r>
      <w:r w:rsidR="00D14097">
        <w:t xml:space="preserve">  Vehicles with the following values for the ‘owner' attribute are to be excluded: ‘Customer’, ‘District’, ‘District-White’, ‘Sold’ and ‘State’.</w:t>
      </w:r>
    </w:p>
    <w:p w:rsidR="004D76B4" w:rsidRDefault="004D76B4" w:rsidP="00AE3156">
      <w:pPr>
        <w:pStyle w:val="ListParagraph"/>
        <w:numPr>
          <w:ilvl w:val="0"/>
          <w:numId w:val="1"/>
        </w:numPr>
      </w:pPr>
      <w:r>
        <w:t>The system will pull in a list of vehicles that are going to become available due to vehicles exceeding the ‘maximum age’ specified in the contract.  This will be performed as follows:</w:t>
      </w:r>
    </w:p>
    <w:p w:rsidR="004D76B4" w:rsidRDefault="004D76B4" w:rsidP="004D76B4">
      <w:pPr>
        <w:pStyle w:val="ListParagraph"/>
        <w:numPr>
          <w:ilvl w:val="1"/>
          <w:numId w:val="1"/>
        </w:numPr>
      </w:pPr>
      <w:r>
        <w:t>Get the MaxAge for all contracts from Salesforce.com (SFDC).</w:t>
      </w:r>
    </w:p>
    <w:p w:rsidR="004D76B4" w:rsidRDefault="004D76B4" w:rsidP="004D76B4">
      <w:pPr>
        <w:pStyle w:val="ListParagraph"/>
        <w:numPr>
          <w:ilvl w:val="1"/>
          <w:numId w:val="1"/>
        </w:numPr>
      </w:pPr>
      <w:r>
        <w:t>For each contract, check the fleet of the CSC serving the contract and identify vehicles that will be over MaxAge as of August 1</w:t>
      </w:r>
      <w:r w:rsidRPr="004D76B4">
        <w:rPr>
          <w:vertAlign w:val="superscript"/>
        </w:rPr>
        <w:t>st</w:t>
      </w:r>
      <w:r>
        <w:t xml:space="preserve"> of the user selected year.</w:t>
      </w:r>
    </w:p>
    <w:p w:rsidR="00985E96" w:rsidRDefault="004D76B4" w:rsidP="004D76B4">
      <w:pPr>
        <w:pStyle w:val="ListParagraph"/>
        <w:numPr>
          <w:ilvl w:val="1"/>
          <w:numId w:val="1"/>
        </w:numPr>
      </w:pPr>
      <w:r>
        <w:t>If a contract h</w:t>
      </w:r>
      <w:r w:rsidR="00985E96">
        <w:t>as no MaxAge specified, the system shall use a value of 12 years for MaxAge.</w:t>
      </w:r>
      <w:r w:rsidR="00D14097">
        <w:t xml:space="preserve">  Whenever the default is used, it will be highlighted on the display screen in a user identifiable manner.</w:t>
      </w:r>
    </w:p>
    <w:p w:rsidR="00985E96" w:rsidRDefault="004D76B4" w:rsidP="00283770">
      <w:pPr>
        <w:pStyle w:val="ListParagraph"/>
        <w:numPr>
          <w:ilvl w:val="1"/>
          <w:numId w:val="1"/>
        </w:numPr>
        <w:contextualSpacing w:val="0"/>
      </w:pPr>
      <w:r>
        <w:t>If a CSC is serving multiple contracts,</w:t>
      </w:r>
      <w:r w:rsidR="00985E96">
        <w:t xml:space="preserve"> the highest value of MaxAge specified among all these contracts will be applied to the entire fleet of the CSC, to identify vehicles that will be over-age for the selected school year.</w:t>
      </w:r>
    </w:p>
    <w:p w:rsidR="0089559A" w:rsidRDefault="0089559A" w:rsidP="0089559A">
      <w:pPr>
        <w:ind w:left="360"/>
      </w:pPr>
      <w:r>
        <w:t>The above activity will be performed through an automated interface, and will run every night, identifying and adding any new vehicles</w:t>
      </w:r>
      <w:r w:rsidR="00CA3D40">
        <w:t xml:space="preserve"> that satisfy t</w:t>
      </w:r>
      <w:r>
        <w:t>he criteria to the pool of available buses.</w:t>
      </w:r>
    </w:p>
    <w:p w:rsidR="00283770" w:rsidRDefault="003B71DD" w:rsidP="00283770">
      <w:pPr>
        <w:pStyle w:val="ListParagraph"/>
        <w:numPr>
          <w:ilvl w:val="0"/>
          <w:numId w:val="1"/>
        </w:numPr>
        <w:contextualSpacing w:val="0"/>
      </w:pPr>
      <w:r>
        <w:t>The system will provide the user the ability to</w:t>
      </w:r>
      <w:r w:rsidR="00283770">
        <w:t xml:space="preserve"> manually add additional assets to the availability list, from among all assets in the EAM application.</w:t>
      </w:r>
    </w:p>
    <w:p w:rsidR="00283770" w:rsidRDefault="00283770" w:rsidP="00283770">
      <w:pPr>
        <w:pStyle w:val="ListParagraph"/>
        <w:numPr>
          <w:ilvl w:val="0"/>
          <w:numId w:val="1"/>
        </w:numPr>
        <w:contextualSpacing w:val="0"/>
      </w:pPr>
      <w:r>
        <w:t>The system will allow the user the ability to review each asset in the availability list and confirm its availability.  Only assets marked ‘available’ will be considered for matching by the Cascade Engine.</w:t>
      </w:r>
    </w:p>
    <w:p w:rsidR="00056CB7" w:rsidRDefault="000E2EFC" w:rsidP="003B71DD">
      <w:pPr>
        <w:pStyle w:val="ListParagraph"/>
        <w:numPr>
          <w:ilvl w:val="0"/>
          <w:numId w:val="1"/>
        </w:numPr>
      </w:pPr>
      <w:r>
        <w:t>The system will pro</w:t>
      </w:r>
      <w:r w:rsidR="004C1CC9">
        <w:t xml:space="preserve">vide a mechanism to the user to </w:t>
      </w:r>
      <w:r w:rsidR="00056CB7">
        <w:t>assign a ‘Reason for Availability’, to the assets being marked as available.  This will be one of the following:</w:t>
      </w:r>
    </w:p>
    <w:p w:rsidR="00056CB7" w:rsidRDefault="00056CB7" w:rsidP="00056CB7">
      <w:pPr>
        <w:pStyle w:val="ListParagraph"/>
        <w:numPr>
          <w:ilvl w:val="1"/>
          <w:numId w:val="1"/>
        </w:numPr>
      </w:pPr>
      <w:r>
        <w:t>Vehicle aged out by system</w:t>
      </w:r>
    </w:p>
    <w:p w:rsidR="00056CB7" w:rsidRDefault="00056CB7" w:rsidP="00056CB7">
      <w:pPr>
        <w:pStyle w:val="ListParagraph"/>
        <w:numPr>
          <w:ilvl w:val="1"/>
          <w:numId w:val="1"/>
        </w:numPr>
      </w:pPr>
      <w:r>
        <w:t>CSC Site closing</w:t>
      </w:r>
      <w:r w:rsidR="003A7FEA">
        <w:t xml:space="preserve"> [provision for mass update]</w:t>
      </w:r>
    </w:p>
    <w:p w:rsidR="00056CB7" w:rsidRDefault="00056CB7" w:rsidP="00056CB7">
      <w:pPr>
        <w:pStyle w:val="ListParagraph"/>
        <w:numPr>
          <w:ilvl w:val="1"/>
          <w:numId w:val="1"/>
        </w:numPr>
      </w:pPr>
      <w:r>
        <w:t>Route reduction</w:t>
      </w:r>
    </w:p>
    <w:p w:rsidR="00FE5824" w:rsidRDefault="00056CB7" w:rsidP="000405ED">
      <w:pPr>
        <w:pStyle w:val="ListParagraph"/>
        <w:numPr>
          <w:ilvl w:val="1"/>
          <w:numId w:val="1"/>
        </w:numPr>
        <w:contextualSpacing w:val="0"/>
      </w:pPr>
      <w:r>
        <w:t>Contractual mandate to replace with new bus</w:t>
      </w:r>
    </w:p>
    <w:p w:rsidR="008B1CB2" w:rsidRDefault="008B1CB2" w:rsidP="00FE5824">
      <w:pPr>
        <w:pStyle w:val="ListParagraph"/>
        <w:numPr>
          <w:ilvl w:val="1"/>
          <w:numId w:val="1"/>
        </w:numPr>
        <w:contextualSpacing w:val="0"/>
      </w:pPr>
      <w:r>
        <w:t>District buying buses, NEC buses not needed</w:t>
      </w:r>
    </w:p>
    <w:p w:rsidR="00C30722" w:rsidRDefault="005A189C" w:rsidP="003B71DD">
      <w:pPr>
        <w:pStyle w:val="ListParagraph"/>
        <w:numPr>
          <w:ilvl w:val="0"/>
          <w:numId w:val="1"/>
        </w:numPr>
      </w:pPr>
      <w:r>
        <w:t>'</w:t>
      </w:r>
      <w:r w:rsidR="00C30722">
        <w:t xml:space="preserve">UI will include the following filter criteria, to select the </w:t>
      </w:r>
      <w:r>
        <w:t>‘</w:t>
      </w:r>
      <w:r w:rsidR="00C30722">
        <w:t>available</w:t>
      </w:r>
      <w:r>
        <w:t>’</w:t>
      </w:r>
      <w:r w:rsidR="00C30722">
        <w:t xml:space="preserve"> assets for review:</w:t>
      </w:r>
    </w:p>
    <w:p w:rsidR="00C30722" w:rsidRDefault="00743CC8" w:rsidP="00C30722">
      <w:pPr>
        <w:pStyle w:val="ListParagraph"/>
        <w:numPr>
          <w:ilvl w:val="1"/>
          <w:numId w:val="1"/>
        </w:numPr>
      </w:pPr>
      <w:r>
        <w:t>Contract name (dropdown list)</w:t>
      </w:r>
    </w:p>
    <w:p w:rsidR="00743CC8" w:rsidRDefault="00743CC8" w:rsidP="00C30722">
      <w:pPr>
        <w:pStyle w:val="ListParagraph"/>
        <w:numPr>
          <w:ilvl w:val="1"/>
          <w:numId w:val="1"/>
        </w:numPr>
      </w:pPr>
      <w:r>
        <w:t>CSC # (dropdown list)</w:t>
      </w:r>
    </w:p>
    <w:p w:rsidR="00743CC8" w:rsidRDefault="00743CC8" w:rsidP="00C30722">
      <w:pPr>
        <w:pStyle w:val="ListParagraph"/>
        <w:numPr>
          <w:ilvl w:val="1"/>
          <w:numId w:val="1"/>
        </w:numPr>
      </w:pPr>
      <w:r>
        <w:t>CSC Name (auto populate when CSC# is selected)</w:t>
      </w:r>
    </w:p>
    <w:p w:rsidR="00743CC8" w:rsidRDefault="00743CC8" w:rsidP="00C30722">
      <w:pPr>
        <w:pStyle w:val="ListParagraph"/>
        <w:numPr>
          <w:ilvl w:val="1"/>
          <w:numId w:val="1"/>
        </w:numPr>
      </w:pPr>
      <w:r>
        <w:t>State</w:t>
      </w:r>
    </w:p>
    <w:p w:rsidR="00743CC8" w:rsidRDefault="00743CC8" w:rsidP="00C30722">
      <w:pPr>
        <w:pStyle w:val="ListParagraph"/>
        <w:numPr>
          <w:ilvl w:val="1"/>
          <w:numId w:val="1"/>
        </w:numPr>
      </w:pPr>
      <w:r>
        <w:lastRenderedPageBreak/>
        <w:t>Date available</w:t>
      </w:r>
    </w:p>
    <w:p w:rsidR="00743CC8" w:rsidRDefault="00743CC8" w:rsidP="00C30722">
      <w:pPr>
        <w:pStyle w:val="ListParagraph"/>
        <w:numPr>
          <w:ilvl w:val="1"/>
          <w:numId w:val="1"/>
        </w:numPr>
      </w:pPr>
      <w:r>
        <w:t>Reason for availability</w:t>
      </w:r>
    </w:p>
    <w:p w:rsidR="00743CC8" w:rsidRDefault="00743CC8" w:rsidP="00C30722">
      <w:pPr>
        <w:pStyle w:val="ListParagraph"/>
        <w:numPr>
          <w:ilvl w:val="1"/>
          <w:numId w:val="1"/>
        </w:numPr>
      </w:pPr>
      <w:r>
        <w:t>Bus Type</w:t>
      </w:r>
    </w:p>
    <w:p w:rsidR="00743CC8" w:rsidRDefault="00743CC8" w:rsidP="00C30722">
      <w:pPr>
        <w:pStyle w:val="ListParagraph"/>
        <w:numPr>
          <w:ilvl w:val="1"/>
          <w:numId w:val="1"/>
        </w:numPr>
      </w:pPr>
      <w:r>
        <w:t>Max Age</w:t>
      </w:r>
    </w:p>
    <w:p w:rsidR="00FE5824" w:rsidRDefault="00FE5824" w:rsidP="00FE5824">
      <w:pPr>
        <w:pStyle w:val="ListParagraph"/>
        <w:numPr>
          <w:ilvl w:val="1"/>
          <w:numId w:val="1"/>
        </w:numPr>
      </w:pPr>
      <w:r>
        <w:t>Include vehicles with one or more of the following dispositions from prior matches:</w:t>
      </w:r>
    </w:p>
    <w:p w:rsidR="00FE5824" w:rsidRDefault="00FE5824" w:rsidP="00FE5824">
      <w:pPr>
        <w:pStyle w:val="ListParagraph"/>
        <w:numPr>
          <w:ilvl w:val="2"/>
          <w:numId w:val="1"/>
        </w:numPr>
      </w:pPr>
      <w:r>
        <w:t>Confirmed</w:t>
      </w:r>
    </w:p>
    <w:p w:rsidR="00FE5824" w:rsidRDefault="00FE5824" w:rsidP="00FE5824">
      <w:pPr>
        <w:pStyle w:val="ListParagraph"/>
        <w:numPr>
          <w:ilvl w:val="2"/>
          <w:numId w:val="1"/>
        </w:numPr>
      </w:pPr>
      <w:r>
        <w:t>On hold</w:t>
      </w:r>
    </w:p>
    <w:p w:rsidR="003632EE" w:rsidRDefault="003632EE" w:rsidP="00FE5824">
      <w:pPr>
        <w:pStyle w:val="ListParagraph"/>
        <w:numPr>
          <w:ilvl w:val="2"/>
          <w:numId w:val="1"/>
        </w:numPr>
      </w:pPr>
      <w:r>
        <w:t>System matched</w:t>
      </w:r>
    </w:p>
    <w:p w:rsidR="00FE5824" w:rsidRDefault="003632EE" w:rsidP="003632EE">
      <w:pPr>
        <w:pStyle w:val="ListParagraph"/>
        <w:numPr>
          <w:ilvl w:val="2"/>
          <w:numId w:val="1"/>
        </w:numPr>
      </w:pPr>
      <w:r>
        <w:t>Open</w:t>
      </w:r>
    </w:p>
    <w:p w:rsidR="00FE5824" w:rsidRDefault="00743CC8" w:rsidP="00743CC8">
      <w:pPr>
        <w:pStyle w:val="ListParagraph"/>
        <w:numPr>
          <w:ilvl w:val="1"/>
          <w:numId w:val="1"/>
        </w:numPr>
      </w:pPr>
      <w:r>
        <w:t>Asset #, with ability to enter multiple comma separated asset numbers</w:t>
      </w:r>
    </w:p>
    <w:p w:rsidR="00743CC8" w:rsidRDefault="00743CC8" w:rsidP="00FE5824">
      <w:pPr>
        <w:ind w:left="360"/>
      </w:pPr>
      <w:r>
        <w:t xml:space="preserve">Vehicles matching </w:t>
      </w:r>
      <w:r w:rsidRPr="00FE5824">
        <w:rPr>
          <w:u w:val="single"/>
        </w:rPr>
        <w:t>all of the above criteria</w:t>
      </w:r>
      <w:r>
        <w:t xml:space="preserve"> will be displayed except for the Asset # - all assets specified by their asset numbers will be displayed irrespective of their other attributes in the filter criteria.</w:t>
      </w:r>
    </w:p>
    <w:p w:rsidR="003B71DD" w:rsidRDefault="00442F09" w:rsidP="00442F09">
      <w:pPr>
        <w:pStyle w:val="ListParagraph"/>
        <w:numPr>
          <w:ilvl w:val="0"/>
          <w:numId w:val="1"/>
        </w:numPr>
      </w:pPr>
      <w:r>
        <w:t>The following information will be displayed on the vehicle availability screen:</w:t>
      </w:r>
    </w:p>
    <w:p w:rsidR="003B71DD" w:rsidRDefault="00442F09" w:rsidP="0074433F">
      <w:pPr>
        <w:pStyle w:val="ListParagraph"/>
        <w:numPr>
          <w:ilvl w:val="1"/>
          <w:numId w:val="1"/>
        </w:numPr>
      </w:pPr>
      <w:r>
        <w:t>Asset number</w:t>
      </w:r>
    </w:p>
    <w:p w:rsidR="00E6553F" w:rsidRDefault="00E6553F" w:rsidP="0074433F">
      <w:pPr>
        <w:pStyle w:val="ListParagraph"/>
        <w:numPr>
          <w:ilvl w:val="1"/>
          <w:numId w:val="1"/>
        </w:numPr>
      </w:pPr>
      <w:r>
        <w:t>Owner</w:t>
      </w:r>
    </w:p>
    <w:p w:rsidR="00442F09" w:rsidRDefault="00442F09" w:rsidP="00442F09">
      <w:pPr>
        <w:pStyle w:val="ListParagraph"/>
        <w:numPr>
          <w:ilvl w:val="1"/>
          <w:numId w:val="1"/>
        </w:numPr>
      </w:pPr>
      <w:r>
        <w:t>CSC number</w:t>
      </w:r>
    </w:p>
    <w:p w:rsidR="00442F09" w:rsidRDefault="00442F09" w:rsidP="00442F09">
      <w:pPr>
        <w:pStyle w:val="ListParagraph"/>
        <w:numPr>
          <w:ilvl w:val="1"/>
          <w:numId w:val="1"/>
        </w:numPr>
      </w:pPr>
      <w:r>
        <w:t>CSC name</w:t>
      </w:r>
    </w:p>
    <w:p w:rsidR="00E6553F" w:rsidRDefault="00E6553F" w:rsidP="00442F09">
      <w:pPr>
        <w:pStyle w:val="ListParagraph"/>
        <w:numPr>
          <w:ilvl w:val="1"/>
          <w:numId w:val="1"/>
        </w:numPr>
      </w:pPr>
      <w:r>
        <w:t>State</w:t>
      </w:r>
    </w:p>
    <w:p w:rsidR="00442F09" w:rsidRDefault="00442F09" w:rsidP="00442F09">
      <w:pPr>
        <w:pStyle w:val="ListParagraph"/>
        <w:numPr>
          <w:ilvl w:val="1"/>
          <w:numId w:val="1"/>
        </w:numPr>
      </w:pPr>
      <w:r>
        <w:t>Contract name</w:t>
      </w:r>
      <w:r w:rsidR="00D35701">
        <w:t xml:space="preserve"> (if the CSC supports multiple contracts, comma separated list)</w:t>
      </w:r>
    </w:p>
    <w:p w:rsidR="00442F09" w:rsidRDefault="00442F09" w:rsidP="00442F09">
      <w:pPr>
        <w:pStyle w:val="ListParagraph"/>
        <w:numPr>
          <w:ilvl w:val="1"/>
          <w:numId w:val="1"/>
        </w:numPr>
      </w:pPr>
      <w:r>
        <w:t>Usage code</w:t>
      </w:r>
    </w:p>
    <w:p w:rsidR="00442F09" w:rsidRDefault="00442F09" w:rsidP="00442F09">
      <w:pPr>
        <w:pStyle w:val="ListParagraph"/>
        <w:numPr>
          <w:ilvl w:val="1"/>
          <w:numId w:val="1"/>
        </w:numPr>
      </w:pPr>
      <w:r>
        <w:t>Vehicle type</w:t>
      </w:r>
    </w:p>
    <w:p w:rsidR="00442F09" w:rsidRDefault="00442F09" w:rsidP="00442F09">
      <w:pPr>
        <w:pStyle w:val="ListParagraph"/>
        <w:numPr>
          <w:ilvl w:val="1"/>
          <w:numId w:val="1"/>
        </w:numPr>
      </w:pPr>
      <w:r>
        <w:t>Seating capacity</w:t>
      </w:r>
    </w:p>
    <w:p w:rsidR="003B71DD" w:rsidRDefault="003B71DD" w:rsidP="00442F09">
      <w:pPr>
        <w:pStyle w:val="ListParagraph"/>
        <w:numPr>
          <w:ilvl w:val="1"/>
          <w:numId w:val="1"/>
        </w:numPr>
      </w:pPr>
      <w:r>
        <w:t>A/C</w:t>
      </w:r>
    </w:p>
    <w:p w:rsidR="003B71DD" w:rsidRDefault="003B71DD" w:rsidP="00442F09">
      <w:pPr>
        <w:pStyle w:val="ListParagraph"/>
        <w:numPr>
          <w:ilvl w:val="1"/>
          <w:numId w:val="1"/>
        </w:numPr>
      </w:pPr>
      <w:r>
        <w:t>Wheelchair capacity</w:t>
      </w:r>
    </w:p>
    <w:p w:rsidR="003B71DD" w:rsidRDefault="0074433F" w:rsidP="00442F09">
      <w:pPr>
        <w:pStyle w:val="ListParagraph"/>
        <w:numPr>
          <w:ilvl w:val="1"/>
          <w:numId w:val="1"/>
        </w:numPr>
      </w:pPr>
      <w:r>
        <w:t>Model year</w:t>
      </w:r>
    </w:p>
    <w:p w:rsidR="0088227B" w:rsidRDefault="0088227B" w:rsidP="00442F09">
      <w:pPr>
        <w:pStyle w:val="ListParagraph"/>
        <w:numPr>
          <w:ilvl w:val="1"/>
          <w:numId w:val="1"/>
        </w:numPr>
      </w:pPr>
      <w:r>
        <w:t xml:space="preserve">Reason </w:t>
      </w:r>
      <w:r w:rsidR="00274526">
        <w:t xml:space="preserve">for </w:t>
      </w:r>
      <w:r>
        <w:t>availab</w:t>
      </w:r>
      <w:r w:rsidR="00274526">
        <w:t>ility</w:t>
      </w:r>
    </w:p>
    <w:p w:rsidR="00814B39" w:rsidRDefault="00814B39" w:rsidP="00814B39">
      <w:pPr>
        <w:pStyle w:val="ListParagraph"/>
        <w:numPr>
          <w:ilvl w:val="1"/>
          <w:numId w:val="1"/>
        </w:numPr>
      </w:pPr>
      <w:r>
        <w:t>Match status (one of “Open”, “On hold”, “Confirmed” or “System Matched”)</w:t>
      </w:r>
    </w:p>
    <w:p w:rsidR="003B71DD" w:rsidRDefault="0074433F" w:rsidP="0074433F">
      <w:pPr>
        <w:pStyle w:val="ListParagraph"/>
        <w:numPr>
          <w:ilvl w:val="1"/>
          <w:numId w:val="1"/>
        </w:numPr>
        <w:contextualSpacing w:val="0"/>
      </w:pPr>
      <w:r>
        <w:t>MaxAge (show contract actual and defaults if any assumed)</w:t>
      </w:r>
      <w:r w:rsidR="002B5C22">
        <w:t xml:space="preserve"> comma separated</w:t>
      </w:r>
      <w:r w:rsidR="0002394A">
        <w:t xml:space="preserve"> value for each contract</w:t>
      </w:r>
      <w:r w:rsidR="00F15BA6">
        <w:t xml:space="preserve"> [this can go into the ‘details’ section if no space]</w:t>
      </w:r>
    </w:p>
    <w:p w:rsidR="003B71DD" w:rsidRDefault="0074433F" w:rsidP="0074433F">
      <w:pPr>
        <w:pStyle w:val="ListParagraph"/>
        <w:numPr>
          <w:ilvl w:val="0"/>
          <w:numId w:val="1"/>
        </w:numPr>
      </w:pPr>
      <w:r>
        <w:t>The following information will be displayed when the user clicks on the ‘Details’ button:</w:t>
      </w:r>
    </w:p>
    <w:p w:rsidR="0074433F" w:rsidRDefault="00E6553F" w:rsidP="00E6553F">
      <w:pPr>
        <w:pStyle w:val="ListParagraph"/>
        <w:numPr>
          <w:ilvl w:val="1"/>
          <w:numId w:val="1"/>
        </w:numPr>
        <w:contextualSpacing w:val="0"/>
      </w:pPr>
      <w:r>
        <w:t>All attributes in item #8 above</w:t>
      </w:r>
    </w:p>
    <w:p w:rsidR="0069779F" w:rsidRDefault="0069779F" w:rsidP="00E6553F">
      <w:pPr>
        <w:pStyle w:val="ListParagraph"/>
        <w:numPr>
          <w:ilvl w:val="1"/>
          <w:numId w:val="1"/>
        </w:numPr>
        <w:contextualSpacing w:val="0"/>
      </w:pPr>
      <w:r>
        <w:t>Org</w:t>
      </w:r>
    </w:p>
    <w:p w:rsidR="00E6553F" w:rsidRDefault="00E6553F" w:rsidP="00E6553F">
      <w:pPr>
        <w:pStyle w:val="ListParagraph"/>
        <w:numPr>
          <w:ilvl w:val="1"/>
          <w:numId w:val="1"/>
        </w:numPr>
        <w:contextualSpacing w:val="0"/>
      </w:pPr>
      <w:r>
        <w:t>Brake type</w:t>
      </w:r>
    </w:p>
    <w:p w:rsidR="009438A1" w:rsidRDefault="00E6553F" w:rsidP="009438A1">
      <w:pPr>
        <w:pStyle w:val="ListParagraph"/>
        <w:numPr>
          <w:ilvl w:val="1"/>
          <w:numId w:val="1"/>
        </w:numPr>
        <w:spacing w:line="240" w:lineRule="auto"/>
        <w:contextualSpacing w:val="0"/>
      </w:pPr>
      <w:r>
        <w:t>Engine Make</w:t>
      </w:r>
    </w:p>
    <w:p w:rsidR="00073B5C" w:rsidRDefault="00073B5C" w:rsidP="009438A1">
      <w:pPr>
        <w:pStyle w:val="ListParagraph"/>
        <w:numPr>
          <w:ilvl w:val="1"/>
          <w:numId w:val="1"/>
        </w:numPr>
        <w:spacing w:line="240" w:lineRule="auto"/>
        <w:contextualSpacing w:val="0"/>
      </w:pPr>
      <w:r>
        <w:t>Fuel type</w:t>
      </w:r>
    </w:p>
    <w:p w:rsidR="0074433F" w:rsidRDefault="00516D34" w:rsidP="0074433F">
      <w:pPr>
        <w:pStyle w:val="ListParagraph"/>
        <w:numPr>
          <w:ilvl w:val="0"/>
          <w:numId w:val="1"/>
        </w:numPr>
      </w:pPr>
      <w:r>
        <w:t>The following fields will be editable:</w:t>
      </w:r>
    </w:p>
    <w:p w:rsidR="00516D34" w:rsidRDefault="00267A68" w:rsidP="00516D34">
      <w:pPr>
        <w:pStyle w:val="ListParagraph"/>
        <w:numPr>
          <w:ilvl w:val="1"/>
          <w:numId w:val="1"/>
        </w:numPr>
      </w:pPr>
      <w:r>
        <w:t>Reason for Availability</w:t>
      </w:r>
    </w:p>
    <w:p w:rsidR="00267A68" w:rsidRDefault="00267A68" w:rsidP="00516D34">
      <w:pPr>
        <w:pStyle w:val="ListParagraph"/>
        <w:numPr>
          <w:ilvl w:val="1"/>
          <w:numId w:val="1"/>
        </w:numPr>
      </w:pPr>
      <w:r>
        <w:t>Date available</w:t>
      </w:r>
    </w:p>
    <w:p w:rsidR="00D8643B" w:rsidRDefault="00D8643B" w:rsidP="00516D34">
      <w:pPr>
        <w:pStyle w:val="ListParagraph"/>
        <w:numPr>
          <w:ilvl w:val="1"/>
          <w:numId w:val="1"/>
        </w:numPr>
      </w:pPr>
      <w:r>
        <w:t>Note field</w:t>
      </w:r>
    </w:p>
    <w:p w:rsidR="00274526" w:rsidRDefault="00274526" w:rsidP="00516D34">
      <w:pPr>
        <w:pStyle w:val="ListParagraph"/>
        <w:numPr>
          <w:ilvl w:val="1"/>
          <w:numId w:val="1"/>
        </w:numPr>
      </w:pPr>
      <w:r>
        <w:t xml:space="preserve">Availability flag </w:t>
      </w:r>
    </w:p>
    <w:p w:rsidR="001121BC" w:rsidRDefault="001121BC" w:rsidP="001121BC">
      <w:pPr>
        <w:pStyle w:val="ListParagraph"/>
        <w:ind w:left="432"/>
      </w:pPr>
      <w:r>
        <w:t>If the user marks a bus that was previously matched as ‘available’ the system will nullify the match and update the ‘vehicle requirements’ accordingly.</w:t>
      </w:r>
    </w:p>
    <w:p w:rsidR="00715FD0" w:rsidRDefault="004E0C3A" w:rsidP="001850B0">
      <w:pPr>
        <w:ind w:left="360"/>
      </w:pPr>
      <w:r>
        <w:lastRenderedPageBreak/>
        <w:t>When a CSC is being closed, a large number of vehicles will need to be marked as ‘available’, with the same ‘reason for availability’ and the same value for ‘dat</w:t>
      </w:r>
      <w:r w:rsidR="00E6553F">
        <w:t>e</w:t>
      </w:r>
      <w:r>
        <w:t xml:space="preserve"> available’.  The system needs to provide a feature to perform a mass update of the above two fields for all vehicles displayed on the screen.</w:t>
      </w:r>
    </w:p>
    <w:p w:rsidR="00677DC7" w:rsidRDefault="008D3196" w:rsidP="00E32883">
      <w:pPr>
        <w:pStyle w:val="ListParagraph"/>
        <w:numPr>
          <w:ilvl w:val="0"/>
          <w:numId w:val="1"/>
        </w:numPr>
      </w:pPr>
      <w:r>
        <w:t xml:space="preserve">Export function </w:t>
      </w:r>
      <w:r w:rsidR="00CB76F9">
        <w:t>–</w:t>
      </w:r>
      <w:r>
        <w:t xml:space="preserve"> </w:t>
      </w:r>
      <w:r w:rsidR="00CB76F9">
        <w:t>this will create an excel extract of all assets that are/were part of the availability pool at any time for the current school year.  This will include the following attributes:</w:t>
      </w:r>
    </w:p>
    <w:p w:rsidR="00CB76F9" w:rsidRDefault="00CB76F9" w:rsidP="00CB76F9">
      <w:pPr>
        <w:pStyle w:val="ListParagraph"/>
        <w:numPr>
          <w:ilvl w:val="1"/>
          <w:numId w:val="1"/>
        </w:numPr>
      </w:pPr>
      <w:r>
        <w:t>Asset #</w:t>
      </w:r>
    </w:p>
    <w:p w:rsidR="00CB76F9" w:rsidRDefault="00CB76F9" w:rsidP="00CB76F9">
      <w:pPr>
        <w:pStyle w:val="ListParagraph"/>
        <w:numPr>
          <w:ilvl w:val="1"/>
          <w:numId w:val="1"/>
        </w:numPr>
      </w:pPr>
      <w:r>
        <w:t>Various vehicle attributes from items #7</w:t>
      </w:r>
      <w:r w:rsidR="004D3A03">
        <w:t xml:space="preserve">, </w:t>
      </w:r>
      <w:r>
        <w:t>#8</w:t>
      </w:r>
      <w:r w:rsidR="004D3A03">
        <w:t>, #9 and #10</w:t>
      </w:r>
      <w:r>
        <w:t xml:space="preserve"> above.</w:t>
      </w:r>
    </w:p>
    <w:p w:rsidR="00CB76F9" w:rsidRDefault="00CB76F9" w:rsidP="00CB76F9">
      <w:pPr>
        <w:pStyle w:val="ListParagraph"/>
        <w:numPr>
          <w:ilvl w:val="1"/>
          <w:numId w:val="1"/>
        </w:numPr>
      </w:pPr>
      <w:r>
        <w:t>Availability status</w:t>
      </w:r>
    </w:p>
    <w:p w:rsidR="00CB76F9" w:rsidRDefault="007C08F3" w:rsidP="00CB76F9">
      <w:pPr>
        <w:pStyle w:val="ListParagraph"/>
        <w:numPr>
          <w:ilvl w:val="1"/>
          <w:numId w:val="1"/>
        </w:numPr>
      </w:pPr>
      <w:r>
        <w:t>If already matched against an existing requirement, the disposition from the last match, ie., ‘Confirmed’, ‘On hold’, ‘System matched’, ‘Transfer initiated’, ‘Transferred’.</w:t>
      </w:r>
    </w:p>
    <w:p w:rsidR="00715FD0" w:rsidRDefault="00715FD0" w:rsidP="007C4878">
      <w:pPr>
        <w:pStyle w:val="Heading1"/>
      </w:pPr>
      <w:r>
        <w:t>Vehicle ‘Demand’ Assessment</w:t>
      </w:r>
    </w:p>
    <w:p w:rsidR="006B0A26" w:rsidRDefault="006B0A26" w:rsidP="00CD2411">
      <w:pPr>
        <w:pStyle w:val="ListParagraph"/>
        <w:numPr>
          <w:ilvl w:val="0"/>
          <w:numId w:val="3"/>
        </w:numPr>
        <w:tabs>
          <w:tab w:val="left" w:pos="2586"/>
        </w:tabs>
      </w:pPr>
      <w:r>
        <w:t>Information about all vehicle ‘requirements’ will be entered through Excel import of ‘Cascade Request forms’.  The excel file will contain the following information:</w:t>
      </w:r>
    </w:p>
    <w:p w:rsidR="006B0A26" w:rsidRDefault="006B0A26" w:rsidP="00CD2411">
      <w:pPr>
        <w:pStyle w:val="ListParagraph"/>
        <w:numPr>
          <w:ilvl w:val="1"/>
          <w:numId w:val="3"/>
        </w:numPr>
        <w:tabs>
          <w:tab w:val="left" w:pos="2586"/>
        </w:tabs>
      </w:pPr>
      <w:r>
        <w:t>Requestor name</w:t>
      </w:r>
    </w:p>
    <w:p w:rsidR="006B0A26" w:rsidRDefault="006B0A26" w:rsidP="00CD2411">
      <w:pPr>
        <w:pStyle w:val="ListParagraph"/>
        <w:numPr>
          <w:ilvl w:val="1"/>
          <w:numId w:val="3"/>
        </w:numPr>
        <w:tabs>
          <w:tab w:val="left" w:pos="2586"/>
        </w:tabs>
      </w:pPr>
      <w:r>
        <w:t>Date of request</w:t>
      </w:r>
    </w:p>
    <w:p w:rsidR="006B0A26" w:rsidRDefault="006B0A26" w:rsidP="00CD2411">
      <w:pPr>
        <w:pStyle w:val="ListParagraph"/>
        <w:numPr>
          <w:ilvl w:val="1"/>
          <w:numId w:val="3"/>
        </w:numPr>
        <w:tabs>
          <w:tab w:val="left" w:pos="2586"/>
        </w:tabs>
      </w:pPr>
      <w:r>
        <w:t>CSC name</w:t>
      </w:r>
    </w:p>
    <w:p w:rsidR="006B0A26" w:rsidRDefault="006B0A26" w:rsidP="00CD2411">
      <w:pPr>
        <w:pStyle w:val="ListParagraph"/>
        <w:numPr>
          <w:ilvl w:val="1"/>
          <w:numId w:val="3"/>
        </w:numPr>
        <w:tabs>
          <w:tab w:val="left" w:pos="2586"/>
        </w:tabs>
      </w:pPr>
      <w:r>
        <w:t>CSC #</w:t>
      </w:r>
    </w:p>
    <w:p w:rsidR="006B0A26" w:rsidRDefault="006B0A26" w:rsidP="00CD2411">
      <w:pPr>
        <w:pStyle w:val="ListParagraph"/>
        <w:numPr>
          <w:ilvl w:val="1"/>
          <w:numId w:val="3"/>
        </w:numPr>
        <w:tabs>
          <w:tab w:val="left" w:pos="2586"/>
        </w:tabs>
      </w:pPr>
      <w:r>
        <w:t>State</w:t>
      </w:r>
    </w:p>
    <w:p w:rsidR="00254F43" w:rsidRDefault="00254F43" w:rsidP="00CD2411">
      <w:pPr>
        <w:pStyle w:val="ListParagraph"/>
        <w:numPr>
          <w:ilvl w:val="1"/>
          <w:numId w:val="3"/>
        </w:numPr>
        <w:tabs>
          <w:tab w:val="left" w:pos="2586"/>
        </w:tabs>
      </w:pPr>
      <w:r>
        <w:t>Org</w:t>
      </w:r>
    </w:p>
    <w:p w:rsidR="00254F43" w:rsidRDefault="000936D1" w:rsidP="00CD2411">
      <w:pPr>
        <w:pStyle w:val="ListParagraph"/>
        <w:numPr>
          <w:ilvl w:val="1"/>
          <w:numId w:val="3"/>
        </w:numPr>
        <w:tabs>
          <w:tab w:val="left" w:pos="2586"/>
        </w:tabs>
      </w:pPr>
      <w:r>
        <w:t>Reason for the requirement, with the following possible values:</w:t>
      </w:r>
    </w:p>
    <w:p w:rsidR="00AB4119" w:rsidRDefault="00AB4119" w:rsidP="00CD2411">
      <w:pPr>
        <w:pStyle w:val="ListParagraph"/>
        <w:numPr>
          <w:ilvl w:val="2"/>
          <w:numId w:val="3"/>
        </w:numPr>
        <w:tabs>
          <w:tab w:val="left" w:pos="2586"/>
        </w:tabs>
      </w:pPr>
      <w:r>
        <w:t>“New biz” (to meet new business needs)</w:t>
      </w:r>
    </w:p>
    <w:p w:rsidR="00254F43" w:rsidRDefault="00AB4119" w:rsidP="00CD2411">
      <w:pPr>
        <w:pStyle w:val="ListParagraph"/>
        <w:numPr>
          <w:ilvl w:val="2"/>
          <w:numId w:val="3"/>
        </w:numPr>
        <w:tabs>
          <w:tab w:val="left" w:pos="2586"/>
        </w:tabs>
      </w:pPr>
      <w:r>
        <w:t>“</w:t>
      </w:r>
      <w:r w:rsidR="005B5A77">
        <w:t>Age</w:t>
      </w:r>
      <w:r>
        <w:t>”</w:t>
      </w:r>
      <w:r w:rsidR="005B5A77">
        <w:t xml:space="preserve"> (to replace aging bus)</w:t>
      </w:r>
    </w:p>
    <w:p w:rsidR="005B5A77" w:rsidRDefault="00AB4119" w:rsidP="00CD2411">
      <w:pPr>
        <w:pStyle w:val="ListParagraph"/>
        <w:numPr>
          <w:ilvl w:val="2"/>
          <w:numId w:val="3"/>
        </w:numPr>
        <w:tabs>
          <w:tab w:val="left" w:pos="2586"/>
        </w:tabs>
      </w:pPr>
      <w:r>
        <w:t>“</w:t>
      </w:r>
      <w:r w:rsidR="005B5A77">
        <w:t>Mech</w:t>
      </w:r>
      <w:r>
        <w:t>”</w:t>
      </w:r>
      <w:r w:rsidR="005B5A77">
        <w:t xml:space="preserve"> (to replace bus with mechanical issues)</w:t>
      </w:r>
    </w:p>
    <w:p w:rsidR="005B5A77" w:rsidRDefault="00AB4119" w:rsidP="00CD2411">
      <w:pPr>
        <w:pStyle w:val="ListParagraph"/>
        <w:numPr>
          <w:ilvl w:val="2"/>
          <w:numId w:val="3"/>
        </w:numPr>
        <w:tabs>
          <w:tab w:val="left" w:pos="2586"/>
        </w:tabs>
      </w:pPr>
      <w:r>
        <w:t>“</w:t>
      </w:r>
      <w:r w:rsidR="005B5A77">
        <w:t>Add Route</w:t>
      </w:r>
      <w:r>
        <w:t>”</w:t>
      </w:r>
      <w:r w:rsidR="005B5A77">
        <w:t xml:space="preserve"> (to cover for additional routes)</w:t>
      </w:r>
    </w:p>
    <w:p w:rsidR="005B5A77" w:rsidRDefault="00AB4119" w:rsidP="00CD2411">
      <w:pPr>
        <w:pStyle w:val="ListParagraph"/>
        <w:numPr>
          <w:ilvl w:val="2"/>
          <w:numId w:val="3"/>
        </w:numPr>
        <w:tabs>
          <w:tab w:val="left" w:pos="2586"/>
        </w:tabs>
      </w:pPr>
      <w:r>
        <w:t>“</w:t>
      </w:r>
      <w:r w:rsidR="005B5A77">
        <w:t>Spare</w:t>
      </w:r>
      <w:r>
        <w:t>”</w:t>
      </w:r>
      <w:r w:rsidR="005B5A77">
        <w:t xml:space="preserve"> (</w:t>
      </w:r>
      <w:r w:rsidR="00AD55E5">
        <w:t>t</w:t>
      </w:r>
      <w:r w:rsidR="005B5A77">
        <w:t>o meet spare requirements)</w:t>
      </w:r>
    </w:p>
    <w:p w:rsidR="004D216F" w:rsidRDefault="004D216F" w:rsidP="00CD2411">
      <w:pPr>
        <w:pStyle w:val="ListParagraph"/>
        <w:numPr>
          <w:ilvl w:val="2"/>
          <w:numId w:val="3"/>
        </w:numPr>
        <w:tabs>
          <w:tab w:val="left" w:pos="2586"/>
        </w:tabs>
      </w:pPr>
      <w:r>
        <w:t>“Physical Damage” (to meet accident replacement)</w:t>
      </w:r>
    </w:p>
    <w:p w:rsidR="006B0A26" w:rsidRDefault="006B0A26" w:rsidP="00CD2411">
      <w:pPr>
        <w:pStyle w:val="ListParagraph"/>
        <w:numPr>
          <w:ilvl w:val="1"/>
          <w:numId w:val="3"/>
        </w:numPr>
        <w:tabs>
          <w:tab w:val="left" w:pos="2586"/>
        </w:tabs>
      </w:pPr>
      <w:r>
        <w:t>Name of contract</w:t>
      </w:r>
    </w:p>
    <w:p w:rsidR="006B0A26" w:rsidRDefault="006B0A26" w:rsidP="00CD2411">
      <w:pPr>
        <w:pStyle w:val="ListParagraph"/>
        <w:numPr>
          <w:ilvl w:val="1"/>
          <w:numId w:val="3"/>
        </w:numPr>
      </w:pPr>
      <w:r>
        <w:t>MaxAge</w:t>
      </w:r>
    </w:p>
    <w:p w:rsidR="006B0A26" w:rsidRDefault="006B0A26" w:rsidP="00CD2411">
      <w:pPr>
        <w:pStyle w:val="ListParagraph"/>
        <w:numPr>
          <w:ilvl w:val="1"/>
          <w:numId w:val="3"/>
        </w:numPr>
      </w:pPr>
      <w:r>
        <w:t>Average Age</w:t>
      </w:r>
    </w:p>
    <w:p w:rsidR="006B0A26" w:rsidRDefault="006B0A26" w:rsidP="00CD2411">
      <w:pPr>
        <w:pStyle w:val="ListParagraph"/>
        <w:numPr>
          <w:ilvl w:val="1"/>
          <w:numId w:val="3"/>
        </w:numPr>
      </w:pPr>
      <w:r w:rsidRPr="006B0A26">
        <w:t>When age requirements are to be met (“Jan”, “Beg SY”, “Not Specified”, blank)</w:t>
      </w:r>
    </w:p>
    <w:p w:rsidR="006B0A26" w:rsidRPr="006B0A26" w:rsidRDefault="00254F43" w:rsidP="00CD2411">
      <w:pPr>
        <w:pStyle w:val="ListParagraph"/>
        <w:numPr>
          <w:ilvl w:val="1"/>
          <w:numId w:val="3"/>
        </w:numPr>
      </w:pPr>
      <w:r w:rsidRPr="00254F43">
        <w:t># of buses required (of the same type).</w:t>
      </w:r>
    </w:p>
    <w:p w:rsidR="00254F43" w:rsidRDefault="00715FD0" w:rsidP="00CD2411">
      <w:pPr>
        <w:pStyle w:val="ListParagraph"/>
        <w:numPr>
          <w:ilvl w:val="1"/>
          <w:numId w:val="3"/>
        </w:numPr>
      </w:pPr>
      <w:r>
        <w:t>Vehicle attributes</w:t>
      </w:r>
    </w:p>
    <w:p w:rsidR="00254F43" w:rsidRDefault="00254F43" w:rsidP="00CD2411">
      <w:pPr>
        <w:pStyle w:val="ListParagraph"/>
        <w:numPr>
          <w:ilvl w:val="2"/>
          <w:numId w:val="3"/>
        </w:numPr>
      </w:pPr>
      <w:r>
        <w:t>Bus type</w:t>
      </w:r>
    </w:p>
    <w:p w:rsidR="00715FD0" w:rsidRDefault="00715FD0" w:rsidP="00CD2411">
      <w:pPr>
        <w:pStyle w:val="ListParagraph"/>
        <w:numPr>
          <w:ilvl w:val="2"/>
          <w:numId w:val="3"/>
        </w:numPr>
      </w:pPr>
      <w:r>
        <w:t>Seating capacity</w:t>
      </w:r>
    </w:p>
    <w:p w:rsidR="00715FD0" w:rsidRDefault="00254F43" w:rsidP="00CD2411">
      <w:pPr>
        <w:pStyle w:val="ListParagraph"/>
        <w:numPr>
          <w:ilvl w:val="2"/>
          <w:numId w:val="3"/>
        </w:numPr>
      </w:pPr>
      <w:r>
        <w:t>W/C capacity</w:t>
      </w:r>
    </w:p>
    <w:p w:rsidR="00254F43" w:rsidRDefault="00254F43" w:rsidP="00CD2411">
      <w:pPr>
        <w:pStyle w:val="ListParagraph"/>
        <w:numPr>
          <w:ilvl w:val="2"/>
          <w:numId w:val="3"/>
        </w:numPr>
      </w:pPr>
      <w:r>
        <w:t>Fuel type required</w:t>
      </w:r>
    </w:p>
    <w:p w:rsidR="00715FD0" w:rsidRDefault="00715FD0" w:rsidP="00CD2411">
      <w:pPr>
        <w:pStyle w:val="ListParagraph"/>
        <w:numPr>
          <w:ilvl w:val="2"/>
          <w:numId w:val="3"/>
        </w:numPr>
      </w:pPr>
      <w:r>
        <w:t>Brake type</w:t>
      </w:r>
      <w:r w:rsidR="00254F43">
        <w:t xml:space="preserve"> required</w:t>
      </w:r>
    </w:p>
    <w:p w:rsidR="00254F43" w:rsidRDefault="00254F43" w:rsidP="00CD2411">
      <w:pPr>
        <w:pStyle w:val="ListParagraph"/>
        <w:numPr>
          <w:ilvl w:val="2"/>
          <w:numId w:val="3"/>
        </w:numPr>
      </w:pPr>
      <w:r>
        <w:t>Other special requirements</w:t>
      </w:r>
    </w:p>
    <w:p w:rsidR="003D2C34" w:rsidRDefault="003D2C34" w:rsidP="00CD2411">
      <w:pPr>
        <w:pStyle w:val="ListParagraph"/>
        <w:numPr>
          <w:ilvl w:val="1"/>
          <w:numId w:val="3"/>
        </w:numPr>
      </w:pPr>
      <w:r>
        <w:t>School start date</w:t>
      </w:r>
    </w:p>
    <w:p w:rsidR="003D2C34" w:rsidRDefault="003D2C34" w:rsidP="00CD2411">
      <w:pPr>
        <w:pStyle w:val="ListParagraph"/>
        <w:numPr>
          <w:ilvl w:val="1"/>
          <w:numId w:val="3"/>
        </w:numPr>
      </w:pPr>
      <w:r>
        <w:t>Date units needed at CSC</w:t>
      </w:r>
    </w:p>
    <w:p w:rsidR="00715FD0" w:rsidRDefault="00715FD0" w:rsidP="00CD2411">
      <w:pPr>
        <w:pStyle w:val="ListParagraph"/>
        <w:numPr>
          <w:ilvl w:val="1"/>
          <w:numId w:val="3"/>
        </w:numPr>
        <w:contextualSpacing w:val="0"/>
      </w:pPr>
      <w:r>
        <w:t>Other requirements (free form text)</w:t>
      </w:r>
      <w:bookmarkStart w:id="5" w:name="_Hlk482303893"/>
    </w:p>
    <w:bookmarkEnd w:id="5"/>
    <w:p w:rsidR="00715FD0" w:rsidRDefault="00715FD0" w:rsidP="00CD2411">
      <w:pPr>
        <w:pStyle w:val="ListParagraph"/>
        <w:numPr>
          <w:ilvl w:val="0"/>
          <w:numId w:val="3"/>
        </w:numPr>
      </w:pPr>
      <w:r>
        <w:t>The file uploads will include the following validation rules:</w:t>
      </w:r>
    </w:p>
    <w:p w:rsidR="00715FD0" w:rsidRDefault="00715FD0" w:rsidP="00CD2411">
      <w:pPr>
        <w:pStyle w:val="ListParagraph"/>
        <w:numPr>
          <w:ilvl w:val="1"/>
          <w:numId w:val="3"/>
        </w:numPr>
      </w:pPr>
      <w:r>
        <w:t>CSC number and location state match</w:t>
      </w:r>
    </w:p>
    <w:p w:rsidR="00715FD0" w:rsidRDefault="00715FD0" w:rsidP="00CD2411">
      <w:pPr>
        <w:pStyle w:val="ListParagraph"/>
        <w:numPr>
          <w:ilvl w:val="1"/>
          <w:numId w:val="3"/>
        </w:numPr>
      </w:pPr>
      <w:r>
        <w:lastRenderedPageBreak/>
        <w:t>Vehicle types should match one of valid types, per EAM</w:t>
      </w:r>
    </w:p>
    <w:p w:rsidR="000936D1" w:rsidRDefault="0069779F" w:rsidP="00CD2411">
      <w:pPr>
        <w:pStyle w:val="ListParagraph"/>
        <w:numPr>
          <w:ilvl w:val="1"/>
          <w:numId w:val="3"/>
        </w:numPr>
      </w:pPr>
      <w:r>
        <w:t>Contract name will be validated against Salesforce, and if invalid, the system will raise a</w:t>
      </w:r>
      <w:r w:rsidR="00814B39">
        <w:t xml:space="preserve"> warning message to notify the user, but will allow the user to proceed with the </w:t>
      </w:r>
      <w:r w:rsidR="00EE2701">
        <w:t>up</w:t>
      </w:r>
      <w:r w:rsidR="00814B39">
        <w:t>load.</w:t>
      </w:r>
    </w:p>
    <w:p w:rsidR="00715FD0" w:rsidRDefault="00715FD0" w:rsidP="00715FD0">
      <w:pPr>
        <w:pStyle w:val="ListParagraph"/>
        <w:ind w:left="360"/>
      </w:pPr>
    </w:p>
    <w:p w:rsidR="000936D1" w:rsidRDefault="0049251B" w:rsidP="00CD2411">
      <w:pPr>
        <w:pStyle w:val="ListParagraph"/>
        <w:numPr>
          <w:ilvl w:val="0"/>
          <w:numId w:val="3"/>
        </w:numPr>
      </w:pPr>
      <w:r>
        <w:t xml:space="preserve">For </w:t>
      </w:r>
      <w:r w:rsidR="00715FD0">
        <w:t xml:space="preserve">the above excel uploads, the system shall provide a </w:t>
      </w:r>
      <w:r w:rsidR="000936D1">
        <w:t>brief message indicating:</w:t>
      </w:r>
    </w:p>
    <w:p w:rsidR="000936D1" w:rsidRDefault="000936D1" w:rsidP="00CD2411">
      <w:pPr>
        <w:pStyle w:val="ListParagraph"/>
        <w:numPr>
          <w:ilvl w:val="1"/>
          <w:numId w:val="3"/>
        </w:numPr>
      </w:pPr>
      <w:r>
        <w:t>The number of records being added to the system</w:t>
      </w:r>
    </w:p>
    <w:p w:rsidR="000936D1" w:rsidRDefault="000936D1" w:rsidP="00CD2411">
      <w:pPr>
        <w:pStyle w:val="ListParagraph"/>
        <w:numPr>
          <w:ilvl w:val="1"/>
          <w:numId w:val="3"/>
        </w:numPr>
      </w:pPr>
      <w:r>
        <w:t>Error and warning messages from validations, if any, with details.</w:t>
      </w:r>
    </w:p>
    <w:p w:rsidR="000936D1" w:rsidRDefault="000936D1" w:rsidP="000936D1">
      <w:pPr>
        <w:ind w:left="360"/>
      </w:pPr>
      <w:r>
        <w:t>If there are warnings but no errors, the user will have the option to proceed with the upload.  If there are any errors, the user will need to correct the errors and re-load the file.</w:t>
      </w:r>
    </w:p>
    <w:p w:rsidR="000936D1" w:rsidRDefault="000936D1" w:rsidP="00CD2411">
      <w:pPr>
        <w:pStyle w:val="ListParagraph"/>
        <w:numPr>
          <w:ilvl w:val="0"/>
          <w:numId w:val="3"/>
        </w:numPr>
        <w:contextualSpacing w:val="0"/>
      </w:pPr>
      <w:r>
        <w:t>All excel uploads will be incremental, ie., the system will not check if any of the records in the file are already in the system.</w:t>
      </w:r>
    </w:p>
    <w:p w:rsidR="00715FD0" w:rsidRDefault="00715FD0" w:rsidP="00CD2411">
      <w:pPr>
        <w:pStyle w:val="ListParagraph"/>
        <w:numPr>
          <w:ilvl w:val="0"/>
          <w:numId w:val="3"/>
        </w:numPr>
      </w:pPr>
      <w:r>
        <w:t>The system shall include user interface (UI) screens for the user to review, validate and update current vehicle requirements.</w:t>
      </w:r>
      <w:r w:rsidR="005A189C">
        <w:t xml:space="preserve">  The details are as follows:</w:t>
      </w:r>
    </w:p>
    <w:p w:rsidR="005A189C" w:rsidRPr="00C30722" w:rsidRDefault="005A189C" w:rsidP="005A189C">
      <w:pPr>
        <w:rPr>
          <w:u w:val="single"/>
        </w:rPr>
      </w:pPr>
      <w:r w:rsidRPr="00C30722">
        <w:rPr>
          <w:u w:val="single"/>
        </w:rPr>
        <w:t>UI Requirements:</w:t>
      </w:r>
    </w:p>
    <w:p w:rsidR="005A189C" w:rsidRDefault="005A189C" w:rsidP="00CD2411">
      <w:pPr>
        <w:pStyle w:val="ListParagraph"/>
        <w:numPr>
          <w:ilvl w:val="0"/>
          <w:numId w:val="3"/>
        </w:numPr>
      </w:pPr>
      <w:r>
        <w:t>The UI will include the following filter criteria, to select the ‘vehicle requirements’</w:t>
      </w:r>
      <w:r w:rsidR="00F67EC4">
        <w:t xml:space="preserve"> the user may want to work on.  Only those records that satisfy </w:t>
      </w:r>
      <w:r w:rsidR="00F67EC4" w:rsidRPr="00F67EC4">
        <w:rPr>
          <w:u w:val="single"/>
        </w:rPr>
        <w:t>all of the specified criteria</w:t>
      </w:r>
      <w:r w:rsidR="00F67EC4">
        <w:t xml:space="preserve"> will be displayed.</w:t>
      </w:r>
    </w:p>
    <w:p w:rsidR="005A189C" w:rsidRDefault="005A189C" w:rsidP="00CD2411">
      <w:pPr>
        <w:pStyle w:val="ListParagraph"/>
        <w:numPr>
          <w:ilvl w:val="1"/>
          <w:numId w:val="3"/>
        </w:numPr>
      </w:pPr>
      <w:r>
        <w:t>Contract name (dropdown list)</w:t>
      </w:r>
    </w:p>
    <w:p w:rsidR="005A189C" w:rsidRDefault="005A189C" w:rsidP="00CD2411">
      <w:pPr>
        <w:pStyle w:val="ListParagraph"/>
        <w:numPr>
          <w:ilvl w:val="1"/>
          <w:numId w:val="3"/>
        </w:numPr>
      </w:pPr>
      <w:r>
        <w:t>CSC # (dropdown list)</w:t>
      </w:r>
    </w:p>
    <w:p w:rsidR="005A189C" w:rsidRDefault="005A189C" w:rsidP="00CD2411">
      <w:pPr>
        <w:pStyle w:val="ListParagraph"/>
        <w:numPr>
          <w:ilvl w:val="1"/>
          <w:numId w:val="3"/>
        </w:numPr>
      </w:pPr>
      <w:r>
        <w:t>CSC Name (auto populate when CSC# is selected)</w:t>
      </w:r>
    </w:p>
    <w:p w:rsidR="005A189C" w:rsidRDefault="005A189C" w:rsidP="00CD2411">
      <w:pPr>
        <w:pStyle w:val="ListParagraph"/>
        <w:numPr>
          <w:ilvl w:val="1"/>
          <w:numId w:val="3"/>
        </w:numPr>
      </w:pPr>
      <w:r>
        <w:t>State</w:t>
      </w:r>
    </w:p>
    <w:p w:rsidR="005A189C" w:rsidRDefault="005A189C" w:rsidP="00CD2411">
      <w:pPr>
        <w:pStyle w:val="ListParagraph"/>
        <w:numPr>
          <w:ilvl w:val="1"/>
          <w:numId w:val="3"/>
        </w:numPr>
      </w:pPr>
      <w:r>
        <w:t>Date vehicle required</w:t>
      </w:r>
    </w:p>
    <w:p w:rsidR="005A189C" w:rsidRDefault="009F01CF" w:rsidP="00CD2411">
      <w:pPr>
        <w:pStyle w:val="ListParagraph"/>
        <w:numPr>
          <w:ilvl w:val="1"/>
          <w:numId w:val="3"/>
        </w:numPr>
      </w:pPr>
      <w:r>
        <w:t>Include requirements with one or more of the following status (</w:t>
      </w:r>
      <w:r w:rsidR="0020066B">
        <w:t>“New”, “Verified”, “Pending”, “Deleted”)</w:t>
      </w:r>
    </w:p>
    <w:p w:rsidR="005A189C" w:rsidRDefault="005A189C" w:rsidP="00CD2411">
      <w:pPr>
        <w:pStyle w:val="ListParagraph"/>
        <w:numPr>
          <w:ilvl w:val="1"/>
          <w:numId w:val="3"/>
        </w:numPr>
      </w:pPr>
      <w:r>
        <w:t>Include vehicles with one or more of the following dispositions from prior matches:</w:t>
      </w:r>
    </w:p>
    <w:p w:rsidR="005A189C" w:rsidRDefault="005A189C" w:rsidP="00CD2411">
      <w:pPr>
        <w:pStyle w:val="ListParagraph"/>
        <w:numPr>
          <w:ilvl w:val="2"/>
          <w:numId w:val="3"/>
        </w:numPr>
      </w:pPr>
      <w:r>
        <w:t>Confirmed</w:t>
      </w:r>
    </w:p>
    <w:p w:rsidR="005A189C" w:rsidRDefault="005A189C" w:rsidP="00CD2411">
      <w:pPr>
        <w:pStyle w:val="ListParagraph"/>
        <w:numPr>
          <w:ilvl w:val="2"/>
          <w:numId w:val="3"/>
        </w:numPr>
      </w:pPr>
      <w:r>
        <w:t>On hold</w:t>
      </w:r>
    </w:p>
    <w:p w:rsidR="005A189C" w:rsidRDefault="005A189C" w:rsidP="00CD2411">
      <w:pPr>
        <w:pStyle w:val="ListParagraph"/>
        <w:numPr>
          <w:ilvl w:val="2"/>
          <w:numId w:val="3"/>
        </w:numPr>
      </w:pPr>
      <w:r>
        <w:t>System matched</w:t>
      </w:r>
    </w:p>
    <w:p w:rsidR="005A189C" w:rsidRDefault="005A189C" w:rsidP="00CD2411">
      <w:pPr>
        <w:pStyle w:val="ListParagraph"/>
        <w:numPr>
          <w:ilvl w:val="2"/>
          <w:numId w:val="3"/>
        </w:numPr>
      </w:pPr>
      <w:r>
        <w:t>Open</w:t>
      </w:r>
    </w:p>
    <w:p w:rsidR="003A25D6" w:rsidRDefault="003A25D6" w:rsidP="00CD2411">
      <w:pPr>
        <w:pStyle w:val="ListParagraph"/>
        <w:numPr>
          <w:ilvl w:val="1"/>
          <w:numId w:val="3"/>
        </w:numPr>
        <w:contextualSpacing w:val="0"/>
      </w:pPr>
      <w:r>
        <w:t>The file-name of previously uploaded files.  When a previous file-name is specified, all records that were sourced originally from that file will be included but will be filtered based on other filter criteria that may also be specified.</w:t>
      </w:r>
    </w:p>
    <w:p w:rsidR="003B4110" w:rsidRDefault="003B4110" w:rsidP="00CD2411">
      <w:pPr>
        <w:pStyle w:val="ListParagraph"/>
        <w:numPr>
          <w:ilvl w:val="0"/>
          <w:numId w:val="3"/>
        </w:numPr>
      </w:pPr>
      <w:r>
        <w:t>The following information will be displayed on the vehicle Requirements screen:</w:t>
      </w:r>
    </w:p>
    <w:p w:rsidR="003B4110" w:rsidRDefault="00D35701" w:rsidP="00CD2411">
      <w:pPr>
        <w:pStyle w:val="ListParagraph"/>
        <w:numPr>
          <w:ilvl w:val="1"/>
          <w:numId w:val="3"/>
        </w:numPr>
      </w:pPr>
      <w:r>
        <w:t>Contract name</w:t>
      </w:r>
    </w:p>
    <w:p w:rsidR="00D35701" w:rsidRDefault="00D35701" w:rsidP="00CD2411">
      <w:pPr>
        <w:pStyle w:val="ListParagraph"/>
        <w:numPr>
          <w:ilvl w:val="1"/>
          <w:numId w:val="3"/>
        </w:numPr>
      </w:pPr>
      <w:r>
        <w:t>CSC #</w:t>
      </w:r>
    </w:p>
    <w:p w:rsidR="00D35701" w:rsidRDefault="00D35701" w:rsidP="00CD2411">
      <w:pPr>
        <w:pStyle w:val="ListParagraph"/>
        <w:numPr>
          <w:ilvl w:val="1"/>
          <w:numId w:val="3"/>
        </w:numPr>
      </w:pPr>
      <w:r>
        <w:t>CSC Name</w:t>
      </w:r>
    </w:p>
    <w:p w:rsidR="00D35701" w:rsidRDefault="00D35701" w:rsidP="00CD2411">
      <w:pPr>
        <w:pStyle w:val="ListParagraph"/>
        <w:numPr>
          <w:ilvl w:val="1"/>
          <w:numId w:val="3"/>
        </w:numPr>
      </w:pPr>
      <w:r>
        <w:t>State</w:t>
      </w:r>
    </w:p>
    <w:p w:rsidR="00D35701" w:rsidRDefault="00D35701" w:rsidP="00CD2411">
      <w:pPr>
        <w:pStyle w:val="ListParagraph"/>
        <w:numPr>
          <w:ilvl w:val="1"/>
          <w:numId w:val="3"/>
        </w:numPr>
      </w:pPr>
      <w:r>
        <w:t>Reason for request</w:t>
      </w:r>
    </w:p>
    <w:p w:rsidR="005B3322" w:rsidRDefault="005B3322" w:rsidP="00CD2411">
      <w:pPr>
        <w:pStyle w:val="ListParagraph"/>
        <w:numPr>
          <w:ilvl w:val="1"/>
          <w:numId w:val="3"/>
        </w:numPr>
        <w:contextualSpacing w:val="0"/>
      </w:pPr>
      <w:r>
        <w:t>Status (‘Verified’, ‘Deleted’ or ‘Pending’</w:t>
      </w:r>
    </w:p>
    <w:p w:rsidR="00D35701" w:rsidRDefault="00D35701" w:rsidP="00CD2411">
      <w:pPr>
        <w:pStyle w:val="ListParagraph"/>
        <w:numPr>
          <w:ilvl w:val="1"/>
          <w:numId w:val="3"/>
        </w:numPr>
      </w:pPr>
      <w:r>
        <w:t>Vehicle attributes:</w:t>
      </w:r>
    </w:p>
    <w:p w:rsidR="00D35701" w:rsidRDefault="00D35701" w:rsidP="00CD2411">
      <w:pPr>
        <w:pStyle w:val="ListParagraph"/>
        <w:numPr>
          <w:ilvl w:val="2"/>
          <w:numId w:val="3"/>
        </w:numPr>
      </w:pPr>
      <w:r>
        <w:t>Bus type</w:t>
      </w:r>
    </w:p>
    <w:p w:rsidR="00D35701" w:rsidRDefault="00D35701" w:rsidP="00CD2411">
      <w:pPr>
        <w:pStyle w:val="ListParagraph"/>
        <w:numPr>
          <w:ilvl w:val="2"/>
          <w:numId w:val="3"/>
        </w:numPr>
      </w:pPr>
      <w:r>
        <w:t>Vehicle capacity</w:t>
      </w:r>
    </w:p>
    <w:p w:rsidR="00D35701" w:rsidRDefault="00D35701" w:rsidP="00CD2411">
      <w:pPr>
        <w:pStyle w:val="ListParagraph"/>
        <w:numPr>
          <w:ilvl w:val="2"/>
          <w:numId w:val="3"/>
        </w:numPr>
      </w:pPr>
      <w:r>
        <w:t>W/C capacity</w:t>
      </w:r>
    </w:p>
    <w:p w:rsidR="00D35701" w:rsidRDefault="00D35701" w:rsidP="00CD2411">
      <w:pPr>
        <w:pStyle w:val="ListParagraph"/>
        <w:numPr>
          <w:ilvl w:val="2"/>
          <w:numId w:val="3"/>
        </w:numPr>
      </w:pPr>
      <w:r>
        <w:t>A/C (Y/N)</w:t>
      </w:r>
    </w:p>
    <w:p w:rsidR="00D35701" w:rsidRDefault="00D35701" w:rsidP="00CD2411">
      <w:pPr>
        <w:pStyle w:val="ListParagraph"/>
        <w:numPr>
          <w:ilvl w:val="2"/>
          <w:numId w:val="3"/>
        </w:numPr>
      </w:pPr>
      <w:r>
        <w:t>Max Age</w:t>
      </w:r>
    </w:p>
    <w:p w:rsidR="001A1DFA" w:rsidRDefault="001A1DFA" w:rsidP="00CD2411">
      <w:pPr>
        <w:pStyle w:val="ListParagraph"/>
        <w:numPr>
          <w:ilvl w:val="1"/>
          <w:numId w:val="3"/>
        </w:numPr>
        <w:contextualSpacing w:val="0"/>
      </w:pPr>
      <w:r>
        <w:lastRenderedPageBreak/>
        <w:t>Disposition of prior match (‘Confirmed’, ‘On hold’, ‘System matched’, ‘Open’)</w:t>
      </w:r>
    </w:p>
    <w:p w:rsidR="006C2901" w:rsidRDefault="006C2901" w:rsidP="00CD2411">
      <w:pPr>
        <w:pStyle w:val="ListParagraph"/>
        <w:numPr>
          <w:ilvl w:val="0"/>
          <w:numId w:val="3"/>
        </w:numPr>
        <w:contextualSpacing w:val="0"/>
      </w:pPr>
      <w:r>
        <w:t>When a ‘Requirement’ is for multiple buses of the same attribute, the requirement will be displayed as multiple line items, one line for each vehicle.  The user will be able to view all the requi</w:t>
      </w:r>
      <w:r w:rsidR="00C81F76">
        <w:t>rements collectively by choosing appropriate filter criteria.</w:t>
      </w:r>
      <w:r>
        <w:t xml:space="preserve"> </w:t>
      </w:r>
    </w:p>
    <w:p w:rsidR="00715FD0" w:rsidRDefault="00715FD0" w:rsidP="00CD2411">
      <w:pPr>
        <w:pStyle w:val="ListParagraph"/>
        <w:numPr>
          <w:ilvl w:val="0"/>
          <w:numId w:val="3"/>
        </w:numPr>
      </w:pPr>
      <w:r>
        <w:t>The UI shall allow the user to make the following edits / updates to the displayed vehicle requirements:</w:t>
      </w:r>
    </w:p>
    <w:p w:rsidR="003368C3" w:rsidRDefault="003368C3" w:rsidP="00CD2411">
      <w:pPr>
        <w:pStyle w:val="ListParagraph"/>
        <w:numPr>
          <w:ilvl w:val="2"/>
          <w:numId w:val="3"/>
        </w:numPr>
      </w:pPr>
      <w:r>
        <w:t>Request reason</w:t>
      </w:r>
    </w:p>
    <w:p w:rsidR="001E2638" w:rsidRDefault="001E2638" w:rsidP="00CD2411">
      <w:pPr>
        <w:pStyle w:val="ListParagraph"/>
        <w:numPr>
          <w:ilvl w:val="2"/>
          <w:numId w:val="3"/>
        </w:numPr>
      </w:pPr>
      <w:r>
        <w:t>Any of the vehicle attributes</w:t>
      </w:r>
    </w:p>
    <w:p w:rsidR="00715FD0" w:rsidRDefault="003368C3" w:rsidP="00CD2411">
      <w:pPr>
        <w:pStyle w:val="ListParagraph"/>
        <w:numPr>
          <w:ilvl w:val="2"/>
          <w:numId w:val="3"/>
        </w:numPr>
      </w:pPr>
      <w:r>
        <w:t xml:space="preserve">Status field, to mark each </w:t>
      </w:r>
      <w:r w:rsidR="00715FD0">
        <w:t xml:space="preserve">request as </w:t>
      </w:r>
      <w:r w:rsidR="007D564E">
        <w:t>‘Verified</w:t>
      </w:r>
      <w:r w:rsidR="00715FD0">
        <w:t>’, ‘</w:t>
      </w:r>
      <w:r w:rsidR="007D564E">
        <w:t>Deleted</w:t>
      </w:r>
      <w:r>
        <w:t>’ or ‘Pending’.</w:t>
      </w:r>
      <w:r w:rsidR="0069779F">
        <w:t xml:space="preserve">  If any of the status changes results in revoking a previously made match, </w:t>
      </w:r>
      <w:r w:rsidR="005B3322">
        <w:t>the system will return the previously matched vehicle to the ‘available’ pool.</w:t>
      </w:r>
    </w:p>
    <w:p w:rsidR="00715FD0" w:rsidRDefault="002A0656" w:rsidP="00CD2411">
      <w:pPr>
        <w:pStyle w:val="ListParagraph"/>
        <w:numPr>
          <w:ilvl w:val="2"/>
          <w:numId w:val="3"/>
        </w:numPr>
        <w:contextualSpacing w:val="0"/>
      </w:pPr>
      <w:r>
        <w:t>C</w:t>
      </w:r>
      <w:r w:rsidR="00715FD0">
        <w:t>omments / notes</w:t>
      </w:r>
      <w:r>
        <w:t xml:space="preserve"> section, for </w:t>
      </w:r>
      <w:r w:rsidR="00715FD0">
        <w:t>each request.</w:t>
      </w:r>
    </w:p>
    <w:p w:rsidR="00677DC7" w:rsidRDefault="00677DC7" w:rsidP="00CD2411">
      <w:pPr>
        <w:pStyle w:val="ListParagraph"/>
        <w:numPr>
          <w:ilvl w:val="0"/>
          <w:numId w:val="3"/>
        </w:numPr>
      </w:pPr>
      <w:r>
        <w:t xml:space="preserve">The </w:t>
      </w:r>
      <w:r w:rsidR="008D3853">
        <w:t>user will have the option to view full details of the ‘Requirement’ by clicking on a ‘Details’ button, in which case the following attributes will be displayed:</w:t>
      </w:r>
    </w:p>
    <w:p w:rsidR="0023691F" w:rsidRDefault="0023691F" w:rsidP="00CD2411">
      <w:pPr>
        <w:pStyle w:val="ListParagraph"/>
        <w:numPr>
          <w:ilvl w:val="1"/>
          <w:numId w:val="3"/>
        </w:numPr>
        <w:contextualSpacing w:val="0"/>
      </w:pPr>
      <w:r>
        <w:t>Brake type</w:t>
      </w:r>
    </w:p>
    <w:p w:rsidR="00677DC7" w:rsidRDefault="0023691F" w:rsidP="00CD2411">
      <w:pPr>
        <w:pStyle w:val="ListParagraph"/>
        <w:numPr>
          <w:ilvl w:val="1"/>
          <w:numId w:val="3"/>
        </w:numPr>
        <w:contextualSpacing w:val="0"/>
      </w:pPr>
      <w:r>
        <w:t>All attributes in #7 above</w:t>
      </w:r>
    </w:p>
    <w:p w:rsidR="007B1236" w:rsidRDefault="007B1236" w:rsidP="00CD2411">
      <w:pPr>
        <w:pStyle w:val="ListParagraph"/>
        <w:numPr>
          <w:ilvl w:val="0"/>
          <w:numId w:val="3"/>
        </w:numPr>
      </w:pPr>
      <w:r>
        <w:t>Export function – this will create an excel extract of all the ‘Requirements’ that are/were part of the ‘Requirements’ pool at any time for the current school year.  This will include the following attributes:</w:t>
      </w:r>
    </w:p>
    <w:p w:rsidR="00E32883" w:rsidRDefault="007B1236" w:rsidP="00CD2411">
      <w:pPr>
        <w:pStyle w:val="ListParagraph"/>
        <w:numPr>
          <w:ilvl w:val="1"/>
          <w:numId w:val="3"/>
        </w:numPr>
      </w:pPr>
      <w:r>
        <w:t>Various attributes as called out in section #7 above.</w:t>
      </w:r>
    </w:p>
    <w:p w:rsidR="009D7F2C" w:rsidRDefault="00E112C0" w:rsidP="007C4878">
      <w:pPr>
        <w:pStyle w:val="Heading1"/>
      </w:pPr>
      <w:r>
        <w:t>Matching Vehicle Requirements with Availability</w:t>
      </w:r>
    </w:p>
    <w:p w:rsidR="00574CD0" w:rsidRDefault="00574CD0" w:rsidP="00574CD0">
      <w:pPr>
        <w:spacing w:before="120"/>
      </w:pPr>
      <w:r>
        <w:t>The following section covers various scenarios related to the interaction of the user with the Cascade Engine application and the system behavior</w:t>
      </w:r>
    </w:p>
    <w:p w:rsidR="00574CD0" w:rsidRPr="007C4878" w:rsidRDefault="00574CD0" w:rsidP="007C4878">
      <w:pPr>
        <w:pStyle w:val="Heading2"/>
      </w:pPr>
      <w:r w:rsidRPr="007C4878">
        <w:t>Key Scenarios</w:t>
      </w:r>
    </w:p>
    <w:p w:rsidR="00574CD0" w:rsidRPr="008860D4" w:rsidRDefault="00574CD0" w:rsidP="00CD2411">
      <w:pPr>
        <w:pStyle w:val="ListParagraph"/>
        <w:numPr>
          <w:ilvl w:val="0"/>
          <w:numId w:val="6"/>
        </w:numPr>
        <w:rPr>
          <w:u w:val="single"/>
        </w:rPr>
      </w:pPr>
      <w:r>
        <w:t xml:space="preserve">User </w:t>
      </w:r>
      <w:r w:rsidR="007C4878">
        <w:t>wants to run the Cascade Engine</w:t>
      </w:r>
    </w:p>
    <w:p w:rsidR="007149C6" w:rsidRPr="007149C6" w:rsidRDefault="007C4878" w:rsidP="00CD2411">
      <w:pPr>
        <w:pStyle w:val="ListParagraph"/>
        <w:numPr>
          <w:ilvl w:val="0"/>
          <w:numId w:val="6"/>
        </w:numPr>
        <w:spacing w:before="120"/>
        <w:rPr>
          <w:u w:val="single"/>
        </w:rPr>
      </w:pPr>
      <w:r>
        <w:t>U</w:t>
      </w:r>
      <w:r w:rsidR="007149C6">
        <w:t>ser wants to review the matches identified by the system after a Cascade Run</w:t>
      </w:r>
    </w:p>
    <w:p w:rsidR="003347EE" w:rsidRPr="003347EE" w:rsidRDefault="007149C6" w:rsidP="00CD2411">
      <w:pPr>
        <w:pStyle w:val="ListParagraph"/>
        <w:numPr>
          <w:ilvl w:val="0"/>
          <w:numId w:val="6"/>
        </w:numPr>
        <w:spacing w:before="120"/>
        <w:rPr>
          <w:u w:val="single"/>
        </w:rPr>
      </w:pPr>
      <w:r>
        <w:t>User wants to</w:t>
      </w:r>
      <w:r w:rsidR="003347EE">
        <w:t>:</w:t>
      </w:r>
    </w:p>
    <w:p w:rsidR="007C4878" w:rsidRPr="003347EE" w:rsidRDefault="00E5544F" w:rsidP="00CD2411">
      <w:pPr>
        <w:pStyle w:val="ListParagraph"/>
        <w:numPr>
          <w:ilvl w:val="1"/>
          <w:numId w:val="6"/>
        </w:numPr>
        <w:spacing w:before="120"/>
        <w:rPr>
          <w:u w:val="single"/>
        </w:rPr>
      </w:pPr>
      <w:r>
        <w:t xml:space="preserve">Perform ongoing </w:t>
      </w:r>
      <w:r w:rsidR="007149C6">
        <w:t xml:space="preserve">review </w:t>
      </w:r>
      <w:r w:rsidR="003347EE">
        <w:t>of matches from prior Run</w:t>
      </w:r>
      <w:r>
        <w:t>s</w:t>
      </w:r>
      <w:r w:rsidR="003347EE">
        <w:t xml:space="preserve"> and</w:t>
      </w:r>
      <w:r w:rsidR="007149C6">
        <w:t xml:space="preserve"> update</w:t>
      </w:r>
      <w:r w:rsidR="003347EE">
        <w:t xml:space="preserve"> </w:t>
      </w:r>
      <w:r>
        <w:t xml:space="preserve">match </w:t>
      </w:r>
      <w:r w:rsidR="003347EE">
        <w:t xml:space="preserve">status </w:t>
      </w:r>
    </w:p>
    <w:p w:rsidR="003347EE" w:rsidRPr="003347EE" w:rsidRDefault="003347EE" w:rsidP="00CD2411">
      <w:pPr>
        <w:pStyle w:val="ListParagraph"/>
        <w:numPr>
          <w:ilvl w:val="1"/>
          <w:numId w:val="6"/>
        </w:numPr>
        <w:spacing w:before="120"/>
        <w:rPr>
          <w:u w:val="single"/>
        </w:rPr>
      </w:pPr>
      <w:r>
        <w:t>Update status of certain matches in the system, based on administrators own information</w:t>
      </w:r>
    </w:p>
    <w:p w:rsidR="003347EE" w:rsidRPr="007C40C3" w:rsidRDefault="003347EE" w:rsidP="00CD2411">
      <w:pPr>
        <w:pStyle w:val="ListParagraph"/>
        <w:numPr>
          <w:ilvl w:val="1"/>
          <w:numId w:val="6"/>
        </w:numPr>
        <w:spacing w:before="120"/>
        <w:rPr>
          <w:u w:val="single"/>
        </w:rPr>
      </w:pPr>
      <w:r>
        <w:t>Review system updates from nightly batch updates</w:t>
      </w:r>
    </w:p>
    <w:p w:rsidR="007C40C3" w:rsidRPr="007C40C3" w:rsidRDefault="007C40C3" w:rsidP="007C40C3">
      <w:pPr>
        <w:pStyle w:val="ListParagraph"/>
        <w:numPr>
          <w:ilvl w:val="0"/>
          <w:numId w:val="6"/>
        </w:numPr>
        <w:spacing w:before="120"/>
        <w:rPr>
          <w:u w:val="single"/>
        </w:rPr>
      </w:pPr>
      <w:r>
        <w:t>User wants to save a copy of the current state of the system.</w:t>
      </w:r>
    </w:p>
    <w:p w:rsidR="007C40C3" w:rsidRPr="007C4878" w:rsidRDefault="007C40C3" w:rsidP="007C40C3">
      <w:pPr>
        <w:pStyle w:val="ListParagraph"/>
        <w:numPr>
          <w:ilvl w:val="0"/>
          <w:numId w:val="6"/>
        </w:numPr>
        <w:spacing w:before="120"/>
        <w:rPr>
          <w:u w:val="single"/>
        </w:rPr>
      </w:pPr>
      <w:r>
        <w:t>User wants to restore a previously saved state of the system.</w:t>
      </w:r>
    </w:p>
    <w:p w:rsidR="007C4878" w:rsidRPr="007C4878" w:rsidRDefault="007C4878" w:rsidP="008860D4">
      <w:pPr>
        <w:pStyle w:val="Heading2"/>
      </w:pPr>
      <w:r w:rsidRPr="007C4878">
        <w:t>Flow of Events – Run Cascade Engine</w:t>
      </w:r>
    </w:p>
    <w:p w:rsidR="008860D4" w:rsidRDefault="008860D4" w:rsidP="008860D4">
      <w:pPr>
        <w:pStyle w:val="Heading3"/>
      </w:pPr>
      <w:r w:rsidRPr="008860D4">
        <w:t>Actors</w:t>
      </w:r>
    </w:p>
    <w:p w:rsidR="008860D4" w:rsidRPr="008860D4" w:rsidRDefault="008860D4" w:rsidP="008860D4">
      <w:pPr>
        <w:ind w:left="720"/>
      </w:pPr>
      <w:r>
        <w:t>Application administrator</w:t>
      </w:r>
    </w:p>
    <w:p w:rsidR="007C4878" w:rsidRDefault="007C4878" w:rsidP="008860D4">
      <w:pPr>
        <w:pStyle w:val="Heading3"/>
      </w:pPr>
      <w:r>
        <w:t>Pre-conditions</w:t>
      </w:r>
    </w:p>
    <w:p w:rsidR="008860D4" w:rsidRDefault="008860D4" w:rsidP="00CD2411">
      <w:pPr>
        <w:pStyle w:val="ListParagraph"/>
        <w:numPr>
          <w:ilvl w:val="0"/>
          <w:numId w:val="8"/>
        </w:numPr>
        <w:ind w:left="1080" w:hanging="324"/>
      </w:pPr>
      <w:r>
        <w:t>The administrator has reviewed the ‘Availability’ of buses and ‘confirmed’ vehicles exist in the available pool of vehicles.</w:t>
      </w:r>
    </w:p>
    <w:p w:rsidR="008860D4" w:rsidRDefault="008860D4" w:rsidP="00CD2411">
      <w:pPr>
        <w:pStyle w:val="ListParagraph"/>
        <w:numPr>
          <w:ilvl w:val="0"/>
          <w:numId w:val="8"/>
        </w:numPr>
        <w:ind w:left="1080" w:hanging="324"/>
      </w:pPr>
      <w:r>
        <w:t>Vehicle ‘Requirements’ have been uploaded and validated by the administrator.</w:t>
      </w:r>
    </w:p>
    <w:p w:rsidR="003F56C0" w:rsidRDefault="003F56C0">
      <w:pPr>
        <w:spacing w:after="160"/>
        <w:rPr>
          <w:rFonts w:ascii="Arial" w:eastAsiaTheme="majorEastAsia" w:hAnsi="Arial" w:cstheme="majorBidi"/>
          <w:i/>
          <w:color w:val="000000" w:themeColor="text1"/>
          <w:szCs w:val="24"/>
        </w:rPr>
      </w:pPr>
      <w:r>
        <w:br w:type="page"/>
      </w:r>
    </w:p>
    <w:p w:rsidR="0025665C" w:rsidRDefault="0025665C" w:rsidP="0025665C">
      <w:pPr>
        <w:pStyle w:val="Heading3"/>
      </w:pPr>
      <w:r>
        <w:lastRenderedPageBreak/>
        <w:t>Main flow – Run Cascade Engine</w:t>
      </w:r>
    </w:p>
    <w:p w:rsidR="0025665C" w:rsidRDefault="0025665C" w:rsidP="0025665C"/>
    <w:tbl>
      <w:tblPr>
        <w:tblW w:w="1027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45"/>
        <w:gridCol w:w="2520"/>
        <w:gridCol w:w="7110"/>
      </w:tblGrid>
      <w:tr w:rsidR="0025665C" w:rsidRPr="00190B69" w:rsidTr="00C20042">
        <w:trPr>
          <w:cantSplit/>
          <w:tblHeader/>
        </w:trPr>
        <w:tc>
          <w:tcPr>
            <w:tcW w:w="645" w:type="dxa"/>
            <w:shd w:val="clear" w:color="auto" w:fill="D9D9D9" w:themeFill="background1" w:themeFillShade="D9"/>
            <w:vAlign w:val="center"/>
          </w:tcPr>
          <w:p w:rsidR="0025665C" w:rsidRPr="00190B69" w:rsidRDefault="0025665C" w:rsidP="00253E56">
            <w:pPr>
              <w:spacing w:after="120"/>
              <w:jc w:val="center"/>
              <w:rPr>
                <w:b/>
                <w:szCs w:val="24"/>
              </w:rPr>
            </w:pPr>
            <w:r w:rsidRPr="00190B69">
              <w:rPr>
                <w:b/>
                <w:szCs w:val="24"/>
              </w:rPr>
              <w:t>Step</w:t>
            </w:r>
          </w:p>
        </w:tc>
        <w:tc>
          <w:tcPr>
            <w:tcW w:w="2520" w:type="dxa"/>
            <w:shd w:val="clear" w:color="auto" w:fill="D9D9D9" w:themeFill="background1" w:themeFillShade="D9"/>
            <w:vAlign w:val="center"/>
          </w:tcPr>
          <w:p w:rsidR="0025665C" w:rsidRPr="00190B69" w:rsidRDefault="0025665C" w:rsidP="00253E56">
            <w:pPr>
              <w:spacing w:after="120"/>
              <w:jc w:val="center"/>
              <w:rPr>
                <w:b/>
                <w:szCs w:val="24"/>
              </w:rPr>
            </w:pPr>
            <w:r w:rsidRPr="00190B69">
              <w:rPr>
                <w:b/>
                <w:szCs w:val="24"/>
              </w:rPr>
              <w:t>User Action</w:t>
            </w:r>
          </w:p>
        </w:tc>
        <w:tc>
          <w:tcPr>
            <w:tcW w:w="7110" w:type="dxa"/>
            <w:shd w:val="clear" w:color="auto" w:fill="D9D9D9" w:themeFill="background1" w:themeFillShade="D9"/>
            <w:vAlign w:val="center"/>
          </w:tcPr>
          <w:p w:rsidR="0025665C" w:rsidRPr="00190B69" w:rsidRDefault="0025665C" w:rsidP="00253E56">
            <w:pPr>
              <w:spacing w:after="120"/>
              <w:jc w:val="center"/>
              <w:rPr>
                <w:b/>
                <w:szCs w:val="24"/>
              </w:rPr>
            </w:pPr>
            <w:r w:rsidRPr="00190B69">
              <w:rPr>
                <w:b/>
                <w:szCs w:val="24"/>
              </w:rPr>
              <w:t>System Action</w:t>
            </w:r>
          </w:p>
        </w:tc>
      </w:tr>
      <w:tr w:rsidR="0025665C" w:rsidRPr="00EC7926" w:rsidTr="00C20042">
        <w:trPr>
          <w:cantSplit/>
        </w:trPr>
        <w:tc>
          <w:tcPr>
            <w:tcW w:w="645" w:type="dxa"/>
          </w:tcPr>
          <w:p w:rsidR="0025665C" w:rsidRPr="00B71AB0" w:rsidRDefault="0025665C" w:rsidP="00CD2411">
            <w:pPr>
              <w:widowControl w:val="0"/>
              <w:numPr>
                <w:ilvl w:val="0"/>
                <w:numId w:val="9"/>
              </w:numPr>
              <w:spacing w:line="240" w:lineRule="atLeast"/>
            </w:pPr>
          </w:p>
        </w:tc>
        <w:tc>
          <w:tcPr>
            <w:tcW w:w="2520" w:type="dxa"/>
          </w:tcPr>
          <w:p w:rsidR="0025665C" w:rsidRPr="00B71AB0" w:rsidRDefault="00867A44" w:rsidP="00253E56">
            <w:pPr>
              <w:tabs>
                <w:tab w:val="left" w:pos="1230"/>
              </w:tabs>
              <w:spacing w:after="120"/>
            </w:pPr>
            <w:r>
              <w:t>User clicks on the ‘Run Cascade Engine’ option in the navigation menu.</w:t>
            </w:r>
          </w:p>
        </w:tc>
        <w:tc>
          <w:tcPr>
            <w:tcW w:w="7110" w:type="dxa"/>
          </w:tcPr>
          <w:p w:rsidR="0025665C" w:rsidRDefault="00867A44" w:rsidP="00867A44">
            <w:pPr>
              <w:tabs>
                <w:tab w:val="left" w:pos="1230"/>
              </w:tabs>
            </w:pPr>
            <w:r>
              <w:t>The ‘Run Cascade Engine’ screen is displayed, with the option to set the following parameter options before running the ‘cascade engine’:</w:t>
            </w:r>
          </w:p>
          <w:p w:rsidR="00867A44" w:rsidRDefault="00867A44" w:rsidP="00CD2411">
            <w:pPr>
              <w:pStyle w:val="ListParagraph"/>
              <w:numPr>
                <w:ilvl w:val="0"/>
                <w:numId w:val="10"/>
              </w:numPr>
              <w:tabs>
                <w:tab w:val="left" w:pos="1230"/>
              </w:tabs>
            </w:pPr>
            <w:r>
              <w:t>Requesting location (suggested search drop</w:t>
            </w:r>
            <w:r w:rsidR="00655B1D">
              <w:t>down, default blank)</w:t>
            </w:r>
          </w:p>
          <w:p w:rsidR="00867A44" w:rsidRDefault="00867A44" w:rsidP="00CD2411">
            <w:pPr>
              <w:pStyle w:val="ListParagraph"/>
              <w:numPr>
                <w:ilvl w:val="0"/>
                <w:numId w:val="10"/>
              </w:numPr>
              <w:tabs>
                <w:tab w:val="left" w:pos="1230"/>
              </w:tabs>
            </w:pPr>
            <w:r>
              <w:t>Target contract name (suggested search drop</w:t>
            </w:r>
            <w:r w:rsidR="00655B1D">
              <w:t>down, default blank)</w:t>
            </w:r>
          </w:p>
          <w:p w:rsidR="00867A44" w:rsidRDefault="00867A44" w:rsidP="00CD2411">
            <w:pPr>
              <w:pStyle w:val="ListParagraph"/>
              <w:numPr>
                <w:ilvl w:val="0"/>
                <w:numId w:val="10"/>
              </w:numPr>
              <w:tabs>
                <w:tab w:val="left" w:pos="1230"/>
              </w:tabs>
            </w:pPr>
            <w:r>
              <w:t>Target state</w:t>
            </w:r>
            <w:r w:rsidR="00655B1D">
              <w:t xml:space="preserve"> (dropdown list, default blank)</w:t>
            </w:r>
          </w:p>
          <w:p w:rsidR="00867A44" w:rsidRDefault="002705F1" w:rsidP="00CD2411">
            <w:pPr>
              <w:pStyle w:val="ListParagraph"/>
              <w:numPr>
                <w:ilvl w:val="0"/>
                <w:numId w:val="10"/>
              </w:numPr>
              <w:tabs>
                <w:tab w:val="left" w:pos="1230"/>
              </w:tabs>
            </w:pPr>
            <w:r>
              <w:t>‘</w:t>
            </w:r>
            <w:r w:rsidR="007A2DD7">
              <w:t>Requirement types to include</w:t>
            </w:r>
            <w:r>
              <w:t>’</w:t>
            </w:r>
            <w:r w:rsidR="00867A44">
              <w:t xml:space="preserve"> items to include</w:t>
            </w:r>
            <w:r w:rsidR="004C0D18">
              <w:t xml:space="preserve"> (check boxes)</w:t>
            </w:r>
          </w:p>
          <w:p w:rsidR="003E6B5E" w:rsidRDefault="004C0D18" w:rsidP="00CD2411">
            <w:pPr>
              <w:pStyle w:val="ListParagraph"/>
              <w:numPr>
                <w:ilvl w:val="1"/>
                <w:numId w:val="11"/>
              </w:numPr>
              <w:tabs>
                <w:tab w:val="left" w:pos="1230"/>
              </w:tabs>
              <w:ind w:left="918" w:hanging="198"/>
            </w:pPr>
            <w:r>
              <w:t>Open (New requirement</w:t>
            </w:r>
            <w:r w:rsidR="000D2860">
              <w:t>, not part of prior R</w:t>
            </w:r>
            <w:r w:rsidR="003E6B5E">
              <w:t>un</w:t>
            </w:r>
            <w:r w:rsidR="000D2860">
              <w:t>s</w:t>
            </w:r>
            <w:r w:rsidR="003E6B5E">
              <w:t>,</w:t>
            </w:r>
            <w:r w:rsidR="000D2860">
              <w:t xml:space="preserve"> OR no matches found in prior</w:t>
            </w:r>
            <w:r>
              <w:t xml:space="preserve"> runs; </w:t>
            </w:r>
            <w:r w:rsidR="000D2860">
              <w:t>checked</w:t>
            </w:r>
            <w:r w:rsidR="003E6B5E">
              <w:t xml:space="preserve"> by default)</w:t>
            </w:r>
          </w:p>
          <w:p w:rsidR="00867A44" w:rsidRDefault="002705F1" w:rsidP="00CD2411">
            <w:pPr>
              <w:pStyle w:val="ListParagraph"/>
              <w:numPr>
                <w:ilvl w:val="1"/>
                <w:numId w:val="11"/>
              </w:numPr>
              <w:tabs>
                <w:tab w:val="left" w:pos="1230"/>
              </w:tabs>
              <w:ind w:left="918" w:hanging="198"/>
            </w:pPr>
            <w:r>
              <w:t>System matched</w:t>
            </w:r>
            <w:r w:rsidR="00655B1D">
              <w:t xml:space="preserve"> </w:t>
            </w:r>
            <w:r w:rsidR="000D2860">
              <w:t>(checked</w:t>
            </w:r>
            <w:r w:rsidR="00655B1D">
              <w:t xml:space="preserve"> by default)</w:t>
            </w:r>
          </w:p>
          <w:p w:rsidR="002705F1" w:rsidRDefault="002705F1" w:rsidP="00CD2411">
            <w:pPr>
              <w:pStyle w:val="ListParagraph"/>
              <w:numPr>
                <w:ilvl w:val="1"/>
                <w:numId w:val="11"/>
              </w:numPr>
              <w:tabs>
                <w:tab w:val="left" w:pos="1230"/>
              </w:tabs>
              <w:ind w:left="918" w:hanging="198"/>
            </w:pPr>
            <w:r>
              <w:t>On hold</w:t>
            </w:r>
          </w:p>
          <w:p w:rsidR="002705F1" w:rsidRDefault="002705F1" w:rsidP="00CD2411">
            <w:pPr>
              <w:pStyle w:val="ListParagraph"/>
              <w:numPr>
                <w:ilvl w:val="1"/>
                <w:numId w:val="11"/>
              </w:numPr>
              <w:tabs>
                <w:tab w:val="left" w:pos="1230"/>
              </w:tabs>
              <w:ind w:left="918" w:hanging="198"/>
            </w:pPr>
            <w:r>
              <w:t>Confirmed</w:t>
            </w:r>
          </w:p>
          <w:p w:rsidR="002705F1" w:rsidRDefault="002705F1" w:rsidP="002705F1">
            <w:pPr>
              <w:tabs>
                <w:tab w:val="left" w:pos="1230"/>
              </w:tabs>
              <w:ind w:left="648"/>
              <w:rPr>
                <w:i/>
              </w:rPr>
            </w:pPr>
            <w:r w:rsidRPr="002705F1">
              <w:rPr>
                <w:i/>
              </w:rPr>
              <w:t>(</w:t>
            </w:r>
            <w:r>
              <w:rPr>
                <w:i/>
              </w:rPr>
              <w:t>‘transfer-initiated’</w:t>
            </w:r>
            <w:r w:rsidR="00B21E89">
              <w:rPr>
                <w:i/>
              </w:rPr>
              <w:t xml:space="preserve"> is not an option as at this status, </w:t>
            </w:r>
            <w:r>
              <w:rPr>
                <w:i/>
              </w:rPr>
              <w:t>its past the point of putting back in the mix for re-matching).</w:t>
            </w:r>
          </w:p>
          <w:p w:rsidR="002705F1" w:rsidRDefault="002705F1" w:rsidP="00CD2411">
            <w:pPr>
              <w:pStyle w:val="ListParagraph"/>
              <w:numPr>
                <w:ilvl w:val="0"/>
                <w:numId w:val="10"/>
              </w:numPr>
              <w:tabs>
                <w:tab w:val="left" w:pos="1230"/>
              </w:tabs>
            </w:pPr>
            <w:r>
              <w:t>Option to restrict the cascade to same state</w:t>
            </w:r>
            <w:r w:rsidR="00384E37">
              <w:t xml:space="preserve"> </w:t>
            </w:r>
            <w:r w:rsidR="00EE6FCC">
              <w:t>(unchecked by default)</w:t>
            </w:r>
          </w:p>
          <w:p w:rsidR="002705F1" w:rsidRDefault="002705F1" w:rsidP="00CD2411">
            <w:pPr>
              <w:pStyle w:val="ListParagraph"/>
              <w:numPr>
                <w:ilvl w:val="0"/>
                <w:numId w:val="10"/>
              </w:numPr>
              <w:tabs>
                <w:tab w:val="left" w:pos="1230"/>
              </w:tabs>
            </w:pPr>
            <w:r w:rsidRPr="002705F1">
              <w:t>Restrict the distance the bus will need to be moved to a set value</w:t>
            </w:r>
          </w:p>
          <w:p w:rsidR="002705F1" w:rsidRDefault="002705F1" w:rsidP="00CD2411">
            <w:pPr>
              <w:pStyle w:val="ListParagraph"/>
              <w:numPr>
                <w:ilvl w:val="0"/>
                <w:numId w:val="10"/>
              </w:numPr>
              <w:tabs>
                <w:tab w:val="left" w:pos="1230"/>
              </w:tabs>
            </w:pPr>
            <w:r w:rsidRPr="002705F1">
              <w:t>Restrict th</w:t>
            </w:r>
            <w:r w:rsidR="00EE6FCC">
              <w:t>e move cost to a set amount</w:t>
            </w:r>
          </w:p>
          <w:p w:rsidR="006B15E2" w:rsidRDefault="006B15E2" w:rsidP="00CD2411">
            <w:pPr>
              <w:pStyle w:val="ListParagraph"/>
              <w:numPr>
                <w:ilvl w:val="0"/>
                <w:numId w:val="10"/>
              </w:numPr>
              <w:tabs>
                <w:tab w:val="left" w:pos="1230"/>
              </w:tabs>
            </w:pPr>
            <w:r>
              <w:t>Threshold value for the ‘vehicle matching score’ below which the match is to be rejected.</w:t>
            </w:r>
          </w:p>
          <w:p w:rsidR="006B15E2" w:rsidRPr="002705F1" w:rsidRDefault="00E22568" w:rsidP="00CD2411">
            <w:pPr>
              <w:pStyle w:val="ListParagraph"/>
              <w:numPr>
                <w:ilvl w:val="0"/>
                <w:numId w:val="10"/>
              </w:numPr>
              <w:tabs>
                <w:tab w:val="left" w:pos="1230"/>
              </w:tabs>
            </w:pPr>
            <w:r>
              <w:t>Include new business (check box, unchecked by default)</w:t>
            </w:r>
          </w:p>
        </w:tc>
      </w:tr>
      <w:tr w:rsidR="00867A44" w:rsidRPr="00EC7926" w:rsidTr="00C20042">
        <w:trPr>
          <w:cantSplit/>
        </w:trPr>
        <w:tc>
          <w:tcPr>
            <w:tcW w:w="645" w:type="dxa"/>
          </w:tcPr>
          <w:p w:rsidR="00867A44" w:rsidRPr="00B71AB0" w:rsidRDefault="00867A44" w:rsidP="00CD2411">
            <w:pPr>
              <w:widowControl w:val="0"/>
              <w:numPr>
                <w:ilvl w:val="0"/>
                <w:numId w:val="9"/>
              </w:numPr>
              <w:spacing w:line="240" w:lineRule="atLeast"/>
            </w:pPr>
          </w:p>
        </w:tc>
        <w:tc>
          <w:tcPr>
            <w:tcW w:w="2520" w:type="dxa"/>
          </w:tcPr>
          <w:p w:rsidR="00867A44" w:rsidRDefault="000D1957" w:rsidP="00253E56">
            <w:pPr>
              <w:tabs>
                <w:tab w:val="left" w:pos="1230"/>
              </w:tabs>
              <w:spacing w:after="120"/>
            </w:pPr>
            <w:r>
              <w:t>User completes the parameter list as desired and clicks on the ‘Run’ button.</w:t>
            </w:r>
          </w:p>
          <w:p w:rsidR="000D1957" w:rsidRDefault="000D1957" w:rsidP="00253E56">
            <w:pPr>
              <w:tabs>
                <w:tab w:val="left" w:pos="1230"/>
              </w:tabs>
              <w:spacing w:after="120"/>
            </w:pPr>
            <w:r>
              <w:t>The user may also click on the ‘Reset’ button at any time to reset the parameters to their default values.</w:t>
            </w:r>
          </w:p>
        </w:tc>
        <w:tc>
          <w:tcPr>
            <w:tcW w:w="7110" w:type="dxa"/>
          </w:tcPr>
          <w:p w:rsidR="00AD4042" w:rsidRDefault="00E22568" w:rsidP="00CD2411">
            <w:pPr>
              <w:pStyle w:val="ListParagraph"/>
              <w:numPr>
                <w:ilvl w:val="0"/>
                <w:numId w:val="18"/>
              </w:numPr>
              <w:tabs>
                <w:tab w:val="left" w:pos="1230"/>
              </w:tabs>
            </w:pPr>
            <w:r>
              <w:t xml:space="preserve">The system will run the Cascade Engine </w:t>
            </w:r>
            <w:r w:rsidR="00AD4042">
              <w:t>applying the criteria selected by the user.</w:t>
            </w:r>
          </w:p>
          <w:p w:rsidR="00AD4042" w:rsidRDefault="00AD4042" w:rsidP="00CD2411">
            <w:pPr>
              <w:pStyle w:val="ListParagraph"/>
              <w:numPr>
                <w:ilvl w:val="0"/>
                <w:numId w:val="18"/>
              </w:numPr>
              <w:tabs>
                <w:tab w:val="left" w:pos="1230"/>
              </w:tabs>
            </w:pPr>
            <w:r>
              <w:t>Only confirmed ‘Requirements’ will be considered for the Cascade.</w:t>
            </w:r>
          </w:p>
          <w:p w:rsidR="00AD4042" w:rsidRDefault="00AD4042" w:rsidP="00CD2411">
            <w:pPr>
              <w:pStyle w:val="ListParagraph"/>
              <w:numPr>
                <w:ilvl w:val="0"/>
                <w:numId w:val="18"/>
              </w:numPr>
              <w:tabs>
                <w:tab w:val="left" w:pos="1230"/>
              </w:tabs>
            </w:pPr>
            <w:r>
              <w:t>Only vehicles confirmed ‘Available’ will be considered for the Cascade.</w:t>
            </w:r>
          </w:p>
          <w:p w:rsidR="003E6B5E" w:rsidRDefault="00AD4042" w:rsidP="00CD2411">
            <w:pPr>
              <w:pStyle w:val="ListParagraph"/>
              <w:numPr>
                <w:ilvl w:val="0"/>
                <w:numId w:val="18"/>
              </w:numPr>
              <w:tabs>
                <w:tab w:val="left" w:pos="1230"/>
              </w:tabs>
            </w:pPr>
            <w:r>
              <w:t>After the Cascade Run is complete, the system will display the ‘C</w:t>
            </w:r>
            <w:r w:rsidR="005F5509">
              <w:t>ascade Results’ page.</w:t>
            </w:r>
          </w:p>
          <w:p w:rsidR="00757868" w:rsidRDefault="00757868" w:rsidP="00757868">
            <w:pPr>
              <w:tabs>
                <w:tab w:val="left" w:pos="1230"/>
              </w:tabs>
            </w:pPr>
            <w:r>
              <w:t>The rules for the ‘match process’ are discussed in Appendix A.</w:t>
            </w:r>
          </w:p>
          <w:p w:rsidR="005F5509" w:rsidRDefault="005F5509" w:rsidP="005F5509">
            <w:pPr>
              <w:tabs>
                <w:tab w:val="left" w:pos="1230"/>
              </w:tabs>
            </w:pPr>
          </w:p>
          <w:p w:rsidR="005F5509" w:rsidRPr="005F5509" w:rsidRDefault="005F5509" w:rsidP="005F5509">
            <w:pPr>
              <w:tabs>
                <w:tab w:val="left" w:pos="1230"/>
              </w:tabs>
              <w:rPr>
                <w:i/>
              </w:rPr>
            </w:pPr>
            <w:r w:rsidRPr="005F5509">
              <w:rPr>
                <w:i/>
              </w:rPr>
              <w:t>(Additional details in the next section “Work with Cascade Engine results”</w:t>
            </w:r>
          </w:p>
        </w:tc>
      </w:tr>
    </w:tbl>
    <w:p w:rsidR="0025665C" w:rsidRDefault="00867A44" w:rsidP="0025665C">
      <w:r>
        <w:t xml:space="preserve"> </w:t>
      </w:r>
    </w:p>
    <w:p w:rsidR="00864177" w:rsidRPr="007C4878" w:rsidRDefault="00864177" w:rsidP="00864177">
      <w:pPr>
        <w:pStyle w:val="Heading2"/>
      </w:pPr>
      <w:r w:rsidRPr="007C4878">
        <w:t>Flow of Events –</w:t>
      </w:r>
      <w:r w:rsidR="00340611">
        <w:t xml:space="preserve"> Review </w:t>
      </w:r>
      <w:r w:rsidR="0021233F">
        <w:t>/ accept matches after a Cascade Run</w:t>
      </w:r>
    </w:p>
    <w:p w:rsidR="00864177" w:rsidRDefault="00864177" w:rsidP="00864177">
      <w:pPr>
        <w:pStyle w:val="Heading3"/>
      </w:pPr>
      <w:r w:rsidRPr="008860D4">
        <w:t>Actors</w:t>
      </w:r>
    </w:p>
    <w:p w:rsidR="00864177" w:rsidRPr="008860D4" w:rsidRDefault="00864177" w:rsidP="00864177">
      <w:pPr>
        <w:ind w:left="720"/>
      </w:pPr>
      <w:r>
        <w:t>Application administrator</w:t>
      </w:r>
    </w:p>
    <w:p w:rsidR="00864177" w:rsidRDefault="00864177" w:rsidP="00864177">
      <w:pPr>
        <w:pStyle w:val="Heading3"/>
      </w:pPr>
      <w:r>
        <w:t>Pre-conditions</w:t>
      </w:r>
    </w:p>
    <w:p w:rsidR="00864177" w:rsidRDefault="00864177" w:rsidP="0021233F">
      <w:pPr>
        <w:ind w:left="504"/>
      </w:pPr>
      <w:r>
        <w:t xml:space="preserve">The administrator has </w:t>
      </w:r>
      <w:r w:rsidR="0021233F">
        <w:t xml:space="preserve">just </w:t>
      </w:r>
      <w:r w:rsidR="00281A39">
        <w:t xml:space="preserve">run </w:t>
      </w:r>
      <w:r w:rsidR="0021233F">
        <w:t>the Cascade Engine</w:t>
      </w:r>
    </w:p>
    <w:p w:rsidR="008A5570" w:rsidRDefault="008A5570">
      <w:pPr>
        <w:spacing w:after="160"/>
        <w:rPr>
          <w:rFonts w:ascii="Arial" w:eastAsiaTheme="majorEastAsia" w:hAnsi="Arial" w:cstheme="majorBidi"/>
          <w:i/>
          <w:color w:val="000000" w:themeColor="text1"/>
          <w:szCs w:val="24"/>
        </w:rPr>
      </w:pPr>
      <w:r>
        <w:br w:type="page"/>
      </w:r>
    </w:p>
    <w:p w:rsidR="00864177" w:rsidRDefault="00864177" w:rsidP="00253E56">
      <w:pPr>
        <w:pStyle w:val="Heading3"/>
      </w:pPr>
      <w:r>
        <w:lastRenderedPageBreak/>
        <w:t xml:space="preserve">Main flow – </w:t>
      </w:r>
      <w:r w:rsidR="00281A39">
        <w:t>Work with Cascade Engine results</w:t>
      </w:r>
    </w:p>
    <w:p w:rsidR="00864177" w:rsidRPr="0025665C" w:rsidRDefault="00864177" w:rsidP="0025665C"/>
    <w:tbl>
      <w:tblPr>
        <w:tblW w:w="1027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45"/>
        <w:gridCol w:w="2520"/>
        <w:gridCol w:w="7110"/>
      </w:tblGrid>
      <w:tr w:rsidR="005F5800" w:rsidRPr="00190B69" w:rsidTr="00C20042">
        <w:trPr>
          <w:cantSplit/>
          <w:tblHeader/>
        </w:trPr>
        <w:tc>
          <w:tcPr>
            <w:tcW w:w="645" w:type="dxa"/>
            <w:shd w:val="clear" w:color="auto" w:fill="D9D9D9" w:themeFill="background1" w:themeFillShade="D9"/>
            <w:vAlign w:val="center"/>
          </w:tcPr>
          <w:p w:rsidR="005F5800" w:rsidRPr="00190B69" w:rsidRDefault="005F5800" w:rsidP="00253E56">
            <w:pPr>
              <w:spacing w:after="120"/>
              <w:jc w:val="center"/>
              <w:rPr>
                <w:b/>
                <w:szCs w:val="24"/>
              </w:rPr>
            </w:pPr>
            <w:r w:rsidRPr="00190B69">
              <w:rPr>
                <w:b/>
                <w:szCs w:val="24"/>
              </w:rPr>
              <w:t>Step</w:t>
            </w:r>
          </w:p>
        </w:tc>
        <w:tc>
          <w:tcPr>
            <w:tcW w:w="2520" w:type="dxa"/>
            <w:shd w:val="clear" w:color="auto" w:fill="D9D9D9" w:themeFill="background1" w:themeFillShade="D9"/>
            <w:vAlign w:val="center"/>
          </w:tcPr>
          <w:p w:rsidR="005F5800" w:rsidRPr="00190B69" w:rsidRDefault="005F5800" w:rsidP="00253E56">
            <w:pPr>
              <w:spacing w:after="120"/>
              <w:jc w:val="center"/>
              <w:rPr>
                <w:b/>
                <w:szCs w:val="24"/>
              </w:rPr>
            </w:pPr>
            <w:r w:rsidRPr="00190B69">
              <w:rPr>
                <w:b/>
                <w:szCs w:val="24"/>
              </w:rPr>
              <w:t>User Action</w:t>
            </w:r>
          </w:p>
        </w:tc>
        <w:tc>
          <w:tcPr>
            <w:tcW w:w="7110" w:type="dxa"/>
            <w:shd w:val="clear" w:color="auto" w:fill="D9D9D9" w:themeFill="background1" w:themeFillShade="D9"/>
            <w:vAlign w:val="center"/>
          </w:tcPr>
          <w:p w:rsidR="005F5800" w:rsidRPr="00190B69" w:rsidRDefault="005F5800" w:rsidP="00253E56">
            <w:pPr>
              <w:spacing w:after="120"/>
              <w:jc w:val="center"/>
              <w:rPr>
                <w:b/>
                <w:szCs w:val="24"/>
              </w:rPr>
            </w:pPr>
            <w:r w:rsidRPr="00190B69">
              <w:rPr>
                <w:b/>
                <w:szCs w:val="24"/>
              </w:rPr>
              <w:t>System Action</w:t>
            </w:r>
          </w:p>
        </w:tc>
      </w:tr>
      <w:tr w:rsidR="005F5800" w:rsidRPr="00EC7926" w:rsidTr="00C20042">
        <w:trPr>
          <w:cantSplit/>
        </w:trPr>
        <w:tc>
          <w:tcPr>
            <w:tcW w:w="645" w:type="dxa"/>
          </w:tcPr>
          <w:p w:rsidR="005F5800" w:rsidRPr="00B71AB0" w:rsidRDefault="005F5800" w:rsidP="00CD2411">
            <w:pPr>
              <w:pStyle w:val="ListParagraph"/>
              <w:widowControl w:val="0"/>
              <w:numPr>
                <w:ilvl w:val="0"/>
                <w:numId w:val="13"/>
              </w:numPr>
              <w:spacing w:line="240" w:lineRule="atLeast"/>
              <w:jc w:val="center"/>
            </w:pPr>
          </w:p>
        </w:tc>
        <w:tc>
          <w:tcPr>
            <w:tcW w:w="2520" w:type="dxa"/>
          </w:tcPr>
          <w:p w:rsidR="005F5800" w:rsidRPr="00B71AB0" w:rsidRDefault="005F5800" w:rsidP="00253E56">
            <w:pPr>
              <w:tabs>
                <w:tab w:val="left" w:pos="1230"/>
              </w:tabs>
              <w:spacing w:after="120"/>
            </w:pPr>
            <w:r>
              <w:t>User clicks on the ‘</w:t>
            </w:r>
            <w:r w:rsidR="0040183A">
              <w:t>Cascade Results</w:t>
            </w:r>
            <w:r w:rsidR="0021233F">
              <w:t xml:space="preserve">’ </w:t>
            </w:r>
            <w:r>
              <w:t>option in the navigation menu.</w:t>
            </w:r>
          </w:p>
        </w:tc>
        <w:tc>
          <w:tcPr>
            <w:tcW w:w="7110" w:type="dxa"/>
          </w:tcPr>
          <w:p w:rsidR="005F5800" w:rsidRDefault="005F5800" w:rsidP="0021233F">
            <w:pPr>
              <w:tabs>
                <w:tab w:val="left" w:pos="1230"/>
              </w:tabs>
            </w:pPr>
            <w:r>
              <w:t>The ‘</w:t>
            </w:r>
            <w:r w:rsidR="0040183A">
              <w:t>Cascade Results</w:t>
            </w:r>
            <w:r w:rsidR="0021233F">
              <w:t>’ screen is displayed.  This includes a ‘filter criteria’ section that can be used</w:t>
            </w:r>
            <w:r w:rsidR="00AD4042">
              <w:t xml:space="preserve"> to narrow or expand the result-</w:t>
            </w:r>
            <w:r w:rsidR="0021233F">
              <w:t>set per use</w:t>
            </w:r>
            <w:r w:rsidR="00AD4042">
              <w:t>rs’ preference.</w:t>
            </w:r>
          </w:p>
          <w:p w:rsidR="0021233F" w:rsidRDefault="0021233F" w:rsidP="0021233F">
            <w:pPr>
              <w:tabs>
                <w:tab w:val="left" w:pos="1230"/>
              </w:tabs>
            </w:pPr>
            <w:r>
              <w:t>The following filter criteria will be available:</w:t>
            </w:r>
          </w:p>
          <w:p w:rsidR="0021233F" w:rsidRDefault="0021233F" w:rsidP="00CD2411">
            <w:pPr>
              <w:pStyle w:val="ListParagraph"/>
              <w:numPr>
                <w:ilvl w:val="0"/>
                <w:numId w:val="14"/>
              </w:numPr>
              <w:tabs>
                <w:tab w:val="left" w:pos="1230"/>
              </w:tabs>
              <w:rPr>
                <w:ins w:id="6" w:author="Ranga Gopalan" w:date="2017-08-30T14:51:00Z"/>
              </w:rPr>
            </w:pPr>
            <w:r>
              <w:t>Requesting location (suggested search dropdown, default blank)</w:t>
            </w:r>
          </w:p>
          <w:p w:rsidR="0069226B" w:rsidRDefault="0069226B" w:rsidP="00CD2411">
            <w:pPr>
              <w:pStyle w:val="ListParagraph"/>
              <w:numPr>
                <w:ilvl w:val="0"/>
                <w:numId w:val="14"/>
              </w:numPr>
              <w:tabs>
                <w:tab w:val="left" w:pos="1230"/>
              </w:tabs>
            </w:pPr>
            <w:ins w:id="7" w:author="Ranga Gopalan" w:date="2017-08-30T14:51:00Z">
              <w:r>
                <w:t>Region (dropdown list, of all Operations Hierarchy regions).</w:t>
              </w:r>
            </w:ins>
          </w:p>
          <w:p w:rsidR="0021233F" w:rsidRDefault="0021233F" w:rsidP="00CD2411">
            <w:pPr>
              <w:pStyle w:val="ListParagraph"/>
              <w:numPr>
                <w:ilvl w:val="0"/>
                <w:numId w:val="14"/>
              </w:numPr>
              <w:tabs>
                <w:tab w:val="left" w:pos="1230"/>
              </w:tabs>
            </w:pPr>
            <w:r>
              <w:t>Target contract name (suggested search dropdown, default blank)</w:t>
            </w:r>
          </w:p>
          <w:p w:rsidR="0021233F" w:rsidRDefault="0021233F" w:rsidP="00CD2411">
            <w:pPr>
              <w:pStyle w:val="ListParagraph"/>
              <w:numPr>
                <w:ilvl w:val="0"/>
                <w:numId w:val="14"/>
              </w:numPr>
              <w:tabs>
                <w:tab w:val="left" w:pos="1230"/>
              </w:tabs>
            </w:pPr>
            <w:r>
              <w:t>Target state (dropdown list, default blank)</w:t>
            </w:r>
          </w:p>
          <w:p w:rsidR="0021233F" w:rsidRDefault="0021233F" w:rsidP="00CD2411">
            <w:pPr>
              <w:pStyle w:val="ListParagraph"/>
              <w:numPr>
                <w:ilvl w:val="0"/>
                <w:numId w:val="14"/>
              </w:numPr>
              <w:tabs>
                <w:tab w:val="left" w:pos="1230"/>
              </w:tabs>
            </w:pPr>
            <w:r>
              <w:t>Match status – check boxes to select one or more of the following:</w:t>
            </w:r>
          </w:p>
          <w:p w:rsidR="00F54820" w:rsidRDefault="00F54820" w:rsidP="00CD2411">
            <w:pPr>
              <w:pStyle w:val="ListParagraph"/>
              <w:numPr>
                <w:ilvl w:val="0"/>
                <w:numId w:val="15"/>
              </w:numPr>
              <w:tabs>
                <w:tab w:val="left" w:pos="1230"/>
              </w:tabs>
              <w:ind w:left="918" w:hanging="198"/>
            </w:pPr>
            <w:r>
              <w:t>Open - no matches found</w:t>
            </w:r>
          </w:p>
          <w:p w:rsidR="0021233F" w:rsidRDefault="0021233F" w:rsidP="00CD2411">
            <w:pPr>
              <w:pStyle w:val="ListParagraph"/>
              <w:numPr>
                <w:ilvl w:val="0"/>
                <w:numId w:val="15"/>
              </w:numPr>
              <w:tabs>
                <w:tab w:val="left" w:pos="1230"/>
              </w:tabs>
              <w:ind w:left="918" w:hanging="198"/>
            </w:pPr>
            <w:r>
              <w:t>System matched (checked by default)</w:t>
            </w:r>
          </w:p>
          <w:p w:rsidR="0021233F" w:rsidRDefault="0021233F" w:rsidP="00CD2411">
            <w:pPr>
              <w:pStyle w:val="ListParagraph"/>
              <w:numPr>
                <w:ilvl w:val="0"/>
                <w:numId w:val="15"/>
              </w:numPr>
              <w:tabs>
                <w:tab w:val="left" w:pos="1230"/>
              </w:tabs>
              <w:ind w:left="918" w:hanging="198"/>
            </w:pPr>
            <w:r>
              <w:t>On hold</w:t>
            </w:r>
          </w:p>
          <w:p w:rsidR="0021233F" w:rsidRDefault="0021233F" w:rsidP="00CD2411">
            <w:pPr>
              <w:pStyle w:val="ListParagraph"/>
              <w:numPr>
                <w:ilvl w:val="0"/>
                <w:numId w:val="15"/>
              </w:numPr>
              <w:tabs>
                <w:tab w:val="left" w:pos="1230"/>
              </w:tabs>
              <w:ind w:left="918" w:hanging="198"/>
              <w:rPr>
                <w:ins w:id="8" w:author="Ranga Gopalan" w:date="2017-08-30T15:03:00Z"/>
              </w:rPr>
            </w:pPr>
            <w:r>
              <w:t>Confirmed</w:t>
            </w:r>
          </w:p>
          <w:p w:rsidR="00527D12" w:rsidRDefault="00527D12" w:rsidP="00CD2411">
            <w:pPr>
              <w:pStyle w:val="ListParagraph"/>
              <w:numPr>
                <w:ilvl w:val="0"/>
                <w:numId w:val="15"/>
              </w:numPr>
              <w:tabs>
                <w:tab w:val="left" w:pos="1230"/>
              </w:tabs>
              <w:ind w:left="918" w:hanging="198"/>
              <w:rPr>
                <w:ins w:id="9" w:author="Ranga Gopalan" w:date="2017-08-30T15:03:00Z"/>
              </w:rPr>
            </w:pPr>
            <w:ins w:id="10" w:author="Ranga Gopalan" w:date="2017-08-30T15:03:00Z">
              <w:r>
                <w:t>Transfer initiated</w:t>
              </w:r>
            </w:ins>
          </w:p>
          <w:p w:rsidR="00527D12" w:rsidRDefault="00527D12" w:rsidP="00CD2411">
            <w:pPr>
              <w:pStyle w:val="ListParagraph"/>
              <w:numPr>
                <w:ilvl w:val="0"/>
                <w:numId w:val="15"/>
              </w:numPr>
              <w:tabs>
                <w:tab w:val="left" w:pos="1230"/>
              </w:tabs>
              <w:ind w:left="918" w:hanging="198"/>
              <w:rPr>
                <w:ins w:id="11" w:author="Ranga Gopalan" w:date="2017-08-30T15:03:00Z"/>
              </w:rPr>
            </w:pPr>
            <w:ins w:id="12" w:author="Ranga Gopalan" w:date="2017-08-30T15:03:00Z">
              <w:r>
                <w:t>Transfer complete</w:t>
              </w:r>
            </w:ins>
          </w:p>
          <w:p w:rsidR="00527D12" w:rsidRDefault="00527D12" w:rsidP="00CD2411">
            <w:pPr>
              <w:pStyle w:val="ListParagraph"/>
              <w:numPr>
                <w:ilvl w:val="0"/>
                <w:numId w:val="15"/>
              </w:numPr>
              <w:tabs>
                <w:tab w:val="left" w:pos="1230"/>
              </w:tabs>
              <w:ind w:left="918" w:hanging="198"/>
            </w:pPr>
            <w:ins w:id="13" w:author="Ranga Gopalan" w:date="2017-08-30T15:03:00Z">
              <w:r>
                <w:t>Exception</w:t>
              </w:r>
            </w:ins>
          </w:p>
          <w:p w:rsidR="00815672" w:rsidRPr="00D93486" w:rsidRDefault="00815672" w:rsidP="00D93486">
            <w:pPr>
              <w:tabs>
                <w:tab w:val="left" w:pos="1230"/>
              </w:tabs>
              <w:ind w:left="360"/>
              <w:rPr>
                <w:b/>
                <w:u w:val="single"/>
              </w:rPr>
            </w:pPr>
            <w:r w:rsidRPr="00D93486">
              <w:rPr>
                <w:b/>
                <w:u w:val="single"/>
              </w:rPr>
              <w:t>Note:</w:t>
            </w:r>
          </w:p>
          <w:p w:rsidR="00D93486" w:rsidRDefault="0021233F" w:rsidP="00CD2411">
            <w:pPr>
              <w:pStyle w:val="ListParagraph"/>
              <w:numPr>
                <w:ilvl w:val="0"/>
                <w:numId w:val="19"/>
              </w:numPr>
              <w:tabs>
                <w:tab w:val="left" w:pos="1230"/>
              </w:tabs>
              <w:ind w:left="720"/>
            </w:pPr>
            <w:r>
              <w:t xml:space="preserve">All requirements that were matched by the last Run of the Cascade Engine will have a default value of ‘System Matched’.  </w:t>
            </w:r>
          </w:p>
          <w:p w:rsidR="0021233F" w:rsidRDefault="0021233F" w:rsidP="00CD2411">
            <w:pPr>
              <w:pStyle w:val="ListParagraph"/>
              <w:numPr>
                <w:ilvl w:val="0"/>
                <w:numId w:val="19"/>
              </w:numPr>
              <w:tabs>
                <w:tab w:val="left" w:pos="1230"/>
              </w:tabs>
              <w:ind w:left="720"/>
            </w:pPr>
            <w:r>
              <w:t xml:space="preserve">If </w:t>
            </w:r>
            <w:r w:rsidR="00AD4042">
              <w:t>the user checked the option to include</w:t>
            </w:r>
            <w:r w:rsidR="000C05DE">
              <w:t xml:space="preserve"> requirements that were previously placed</w:t>
            </w:r>
            <w:r w:rsidR="00AD4042">
              <w:t xml:space="preserve"> </w:t>
            </w:r>
            <w:r>
              <w:t>‘on hold’ or ‘confirmed’</w:t>
            </w:r>
            <w:r w:rsidR="000C05DE">
              <w:t>, new matches would be assigned to these Requirements.</w:t>
            </w:r>
          </w:p>
          <w:p w:rsidR="00D93486" w:rsidRDefault="00D93486" w:rsidP="00CD2411">
            <w:pPr>
              <w:pStyle w:val="ListParagraph"/>
              <w:numPr>
                <w:ilvl w:val="0"/>
                <w:numId w:val="19"/>
              </w:numPr>
              <w:tabs>
                <w:tab w:val="left" w:pos="1230"/>
              </w:tabs>
              <w:ind w:left="720"/>
            </w:pPr>
            <w:r>
              <w:t>Requirements for which no match can be found will have a status of Open.</w:t>
            </w:r>
          </w:p>
          <w:p w:rsidR="00FE4721" w:rsidRDefault="00FE4721" w:rsidP="00CD2411">
            <w:pPr>
              <w:pStyle w:val="ListParagraph"/>
              <w:numPr>
                <w:ilvl w:val="0"/>
                <w:numId w:val="14"/>
              </w:numPr>
              <w:tabs>
                <w:tab w:val="left" w:pos="1230"/>
              </w:tabs>
            </w:pPr>
            <w:r>
              <w:t>The number of results to return from the match process.  Drop-down box with three choices:</w:t>
            </w:r>
          </w:p>
          <w:p w:rsidR="00FE4721" w:rsidRDefault="00FE4721" w:rsidP="00CD2411">
            <w:pPr>
              <w:pStyle w:val="ListParagraph"/>
              <w:numPr>
                <w:ilvl w:val="0"/>
                <w:numId w:val="12"/>
              </w:numPr>
              <w:tabs>
                <w:tab w:val="left" w:pos="1230"/>
              </w:tabs>
              <w:ind w:left="918" w:hanging="198"/>
            </w:pPr>
            <w:r>
              <w:t>Top 3 results</w:t>
            </w:r>
          </w:p>
          <w:p w:rsidR="00FE4721" w:rsidRDefault="00FE4721" w:rsidP="00CD2411">
            <w:pPr>
              <w:pStyle w:val="ListParagraph"/>
              <w:numPr>
                <w:ilvl w:val="0"/>
                <w:numId w:val="12"/>
              </w:numPr>
              <w:tabs>
                <w:tab w:val="left" w:pos="1230"/>
              </w:tabs>
              <w:ind w:left="918" w:hanging="198"/>
            </w:pPr>
            <w:r>
              <w:t>Top 5 results (selected by default)</w:t>
            </w:r>
          </w:p>
          <w:p w:rsidR="00FE4721" w:rsidRDefault="00FE4721" w:rsidP="00CD2411">
            <w:pPr>
              <w:pStyle w:val="ListParagraph"/>
              <w:numPr>
                <w:ilvl w:val="0"/>
                <w:numId w:val="12"/>
              </w:numPr>
              <w:tabs>
                <w:tab w:val="left" w:pos="1230"/>
              </w:tabs>
              <w:ind w:left="918" w:hanging="198"/>
            </w:pPr>
            <w:r>
              <w:t>All results that pass the match criteria</w:t>
            </w:r>
          </w:p>
          <w:p w:rsidR="00070EBA" w:rsidRPr="002705F1" w:rsidRDefault="00070EBA" w:rsidP="00070EBA">
            <w:pPr>
              <w:tabs>
                <w:tab w:val="left" w:pos="1230"/>
              </w:tabs>
            </w:pPr>
            <w:r w:rsidRPr="00070EBA">
              <w:rPr>
                <w:b/>
                <w:u w:val="single"/>
              </w:rPr>
              <w:t>Note:</w:t>
            </w:r>
            <w:r>
              <w:t xml:space="preserve"> since the system is providing multiple asset matches for each Requirement, the same asset may be included as an option for multiple requirements.</w:t>
            </w:r>
          </w:p>
        </w:tc>
      </w:tr>
      <w:tr w:rsidR="000E444F" w:rsidRPr="00EC7926" w:rsidTr="00C20042">
        <w:trPr>
          <w:cantSplit/>
        </w:trPr>
        <w:tc>
          <w:tcPr>
            <w:tcW w:w="645" w:type="dxa"/>
          </w:tcPr>
          <w:p w:rsidR="000E444F" w:rsidRPr="00B71AB0" w:rsidRDefault="000E444F" w:rsidP="00CD2411">
            <w:pPr>
              <w:pStyle w:val="ListParagraph"/>
              <w:widowControl w:val="0"/>
              <w:numPr>
                <w:ilvl w:val="0"/>
                <w:numId w:val="13"/>
              </w:numPr>
              <w:spacing w:line="240" w:lineRule="atLeast"/>
              <w:jc w:val="center"/>
            </w:pPr>
          </w:p>
        </w:tc>
        <w:tc>
          <w:tcPr>
            <w:tcW w:w="2520" w:type="dxa"/>
          </w:tcPr>
          <w:p w:rsidR="000E444F" w:rsidRDefault="000E444F" w:rsidP="00253E56">
            <w:pPr>
              <w:tabs>
                <w:tab w:val="left" w:pos="1230"/>
              </w:tabs>
              <w:spacing w:after="120"/>
              <w:rPr>
                <w:ins w:id="14" w:author="Ranga Gopalan" w:date="2017-08-30T14:45:00Z"/>
              </w:rPr>
            </w:pPr>
            <w:r>
              <w:t xml:space="preserve">The user </w:t>
            </w:r>
            <w:r w:rsidR="00F54820">
              <w:t>selects the filter criteria desired and clicks on ‘</w:t>
            </w:r>
            <w:ins w:id="15" w:author="Ranga Gopalan" w:date="2017-08-30T14:45:00Z">
              <w:r w:rsidR="00DF732F">
                <w:t>Filter’.</w:t>
              </w:r>
            </w:ins>
          </w:p>
          <w:p w:rsidR="00DF732F" w:rsidRDefault="00DF732F" w:rsidP="00253E56">
            <w:pPr>
              <w:tabs>
                <w:tab w:val="left" w:pos="1230"/>
              </w:tabs>
              <w:spacing w:after="120"/>
            </w:pPr>
            <w:ins w:id="16" w:author="Ranga Gopalan" w:date="2017-08-30T14:45:00Z">
              <w:r>
                <w:t>[UI mockup has the button labeled as ‘Submit’, this needs to be changed.]</w:t>
              </w:r>
            </w:ins>
          </w:p>
        </w:tc>
        <w:tc>
          <w:tcPr>
            <w:tcW w:w="7110" w:type="dxa"/>
          </w:tcPr>
          <w:p w:rsidR="000E444F" w:rsidRDefault="00F54820" w:rsidP="0021233F">
            <w:pPr>
              <w:tabs>
                <w:tab w:val="left" w:pos="1230"/>
              </w:tabs>
            </w:pPr>
            <w:r>
              <w:t>The system displays the results filtered as per user entered criteria.</w:t>
            </w:r>
          </w:p>
          <w:p w:rsidR="00FE4721" w:rsidRDefault="00DB5771" w:rsidP="0021233F">
            <w:pPr>
              <w:tabs>
                <w:tab w:val="left" w:pos="1230"/>
              </w:tabs>
            </w:pPr>
            <w:r>
              <w:t>For each Requirement,</w:t>
            </w:r>
            <w:r w:rsidR="00FE4721">
              <w:t xml:space="preserve"> the following details will be displayed:</w:t>
            </w:r>
          </w:p>
          <w:p w:rsidR="006C62ED" w:rsidRPr="006C62ED" w:rsidRDefault="006C62ED" w:rsidP="0021233F">
            <w:pPr>
              <w:tabs>
                <w:tab w:val="left" w:pos="1230"/>
              </w:tabs>
              <w:rPr>
                <w:u w:val="single"/>
              </w:rPr>
            </w:pPr>
            <w:r w:rsidRPr="006C62ED">
              <w:rPr>
                <w:u w:val="single"/>
              </w:rPr>
              <w:t>Attributes of the Requirement:</w:t>
            </w:r>
          </w:p>
          <w:p w:rsidR="006C62ED" w:rsidRDefault="006C62ED" w:rsidP="00CD2411">
            <w:pPr>
              <w:pStyle w:val="ListParagraph"/>
              <w:numPr>
                <w:ilvl w:val="0"/>
                <w:numId w:val="20"/>
              </w:numPr>
            </w:pPr>
            <w:r>
              <w:t>Contract name</w:t>
            </w:r>
          </w:p>
          <w:p w:rsidR="006C62ED" w:rsidRDefault="006C62ED" w:rsidP="00CD2411">
            <w:pPr>
              <w:pStyle w:val="ListParagraph"/>
              <w:numPr>
                <w:ilvl w:val="0"/>
                <w:numId w:val="20"/>
              </w:numPr>
            </w:pPr>
            <w:r>
              <w:t>CSC# and name</w:t>
            </w:r>
          </w:p>
          <w:p w:rsidR="006C62ED" w:rsidRDefault="006C62ED" w:rsidP="00CD2411">
            <w:pPr>
              <w:pStyle w:val="ListParagraph"/>
              <w:numPr>
                <w:ilvl w:val="0"/>
                <w:numId w:val="20"/>
              </w:numPr>
            </w:pPr>
            <w:r>
              <w:t>State</w:t>
            </w:r>
          </w:p>
          <w:p w:rsidR="006C62ED" w:rsidRDefault="006C62ED" w:rsidP="00CD2411">
            <w:pPr>
              <w:pStyle w:val="ListParagraph"/>
              <w:numPr>
                <w:ilvl w:val="0"/>
                <w:numId w:val="20"/>
              </w:numPr>
            </w:pPr>
            <w:r>
              <w:t>Bus type</w:t>
            </w:r>
          </w:p>
          <w:p w:rsidR="006C62ED" w:rsidRDefault="006C62ED" w:rsidP="00CD2411">
            <w:pPr>
              <w:pStyle w:val="ListParagraph"/>
              <w:numPr>
                <w:ilvl w:val="0"/>
                <w:numId w:val="20"/>
              </w:numPr>
            </w:pPr>
            <w:r>
              <w:t>Max Age</w:t>
            </w:r>
          </w:p>
          <w:p w:rsidR="006C62ED" w:rsidRPr="00354F19" w:rsidRDefault="00354F19" w:rsidP="0021233F">
            <w:pPr>
              <w:tabs>
                <w:tab w:val="left" w:pos="1230"/>
              </w:tabs>
              <w:rPr>
                <w:u w:val="single"/>
              </w:rPr>
            </w:pPr>
            <w:r w:rsidRPr="00354F19">
              <w:rPr>
                <w:u w:val="single"/>
              </w:rPr>
              <w:t>Attributes of the matching Asset:</w:t>
            </w:r>
          </w:p>
          <w:p w:rsidR="00DB5771" w:rsidRDefault="00FE4721" w:rsidP="00CD2411">
            <w:pPr>
              <w:pStyle w:val="ListParagraph"/>
              <w:numPr>
                <w:ilvl w:val="0"/>
                <w:numId w:val="16"/>
              </w:numPr>
              <w:tabs>
                <w:tab w:val="left" w:pos="1230"/>
              </w:tabs>
            </w:pPr>
            <w:r>
              <w:t>T</w:t>
            </w:r>
            <w:r w:rsidR="00DB5771">
              <w:t>he matching assets identified by the system will be displayed</w:t>
            </w:r>
            <w:r>
              <w:t xml:space="preserve"> as a drop-down list in the ‘Matching Asset’</w:t>
            </w:r>
            <w:r w:rsidR="00F41042">
              <w:t xml:space="preserve"> field.  Depending on the user selected parameter in the filter criteria, the top 3, 5 or all matches will be displayed in the decreasing order of their rank (ranking approach in Appendix A).</w:t>
            </w:r>
          </w:p>
        </w:tc>
      </w:tr>
      <w:tr w:rsidR="00DB5771" w:rsidRPr="00EC7926" w:rsidTr="00C20042">
        <w:trPr>
          <w:cantSplit/>
        </w:trPr>
        <w:tc>
          <w:tcPr>
            <w:tcW w:w="645" w:type="dxa"/>
          </w:tcPr>
          <w:p w:rsidR="00DB5771" w:rsidRPr="00B71AB0" w:rsidRDefault="00DB5771" w:rsidP="00CD2411">
            <w:pPr>
              <w:pStyle w:val="ListParagraph"/>
              <w:widowControl w:val="0"/>
              <w:numPr>
                <w:ilvl w:val="0"/>
                <w:numId w:val="13"/>
              </w:numPr>
              <w:spacing w:line="240" w:lineRule="atLeast"/>
              <w:jc w:val="center"/>
            </w:pPr>
          </w:p>
        </w:tc>
        <w:tc>
          <w:tcPr>
            <w:tcW w:w="2520" w:type="dxa"/>
          </w:tcPr>
          <w:p w:rsidR="00DB5771" w:rsidRDefault="00F41042" w:rsidP="00253E56">
            <w:pPr>
              <w:tabs>
                <w:tab w:val="left" w:pos="1230"/>
              </w:tabs>
              <w:spacing w:after="120"/>
            </w:pPr>
            <w:r>
              <w:t>For each Requirement, the user selects one of the system suggested matches from the drop-down list.</w:t>
            </w:r>
          </w:p>
        </w:tc>
        <w:tc>
          <w:tcPr>
            <w:tcW w:w="7110" w:type="dxa"/>
          </w:tcPr>
          <w:p w:rsidR="00DB5771" w:rsidRDefault="00F41042" w:rsidP="0021233F">
            <w:pPr>
              <w:tabs>
                <w:tab w:val="left" w:pos="1230"/>
              </w:tabs>
            </w:pPr>
            <w:r>
              <w:t>The following attributes related to the selected asset are displayed:</w:t>
            </w:r>
          </w:p>
          <w:p w:rsidR="00F41042" w:rsidRDefault="00F41042" w:rsidP="00CD2411">
            <w:pPr>
              <w:pStyle w:val="ListParagraph"/>
              <w:numPr>
                <w:ilvl w:val="0"/>
                <w:numId w:val="17"/>
              </w:numPr>
              <w:tabs>
                <w:tab w:val="left" w:pos="1230"/>
              </w:tabs>
            </w:pPr>
            <w:r>
              <w:t>Vehicle year</w:t>
            </w:r>
          </w:p>
          <w:p w:rsidR="00F41042" w:rsidRDefault="00F41042" w:rsidP="00CD2411">
            <w:pPr>
              <w:pStyle w:val="ListParagraph"/>
              <w:numPr>
                <w:ilvl w:val="0"/>
                <w:numId w:val="17"/>
              </w:numPr>
              <w:tabs>
                <w:tab w:val="left" w:pos="1230"/>
              </w:tabs>
            </w:pPr>
            <w:r>
              <w:t>Vehicle match score</w:t>
            </w:r>
          </w:p>
          <w:p w:rsidR="00F41042" w:rsidRDefault="00F41042" w:rsidP="00CD2411">
            <w:pPr>
              <w:pStyle w:val="ListParagraph"/>
              <w:numPr>
                <w:ilvl w:val="0"/>
                <w:numId w:val="17"/>
              </w:numPr>
              <w:tabs>
                <w:tab w:val="left" w:pos="1230"/>
              </w:tabs>
            </w:pPr>
            <w:r>
              <w:t>State specification match (Yes or Partial)</w:t>
            </w:r>
          </w:p>
          <w:p w:rsidR="00F41042" w:rsidRDefault="00F41042" w:rsidP="00CD2411">
            <w:pPr>
              <w:pStyle w:val="ListParagraph"/>
              <w:numPr>
                <w:ilvl w:val="0"/>
                <w:numId w:val="17"/>
              </w:numPr>
              <w:tabs>
                <w:tab w:val="left" w:pos="1230"/>
              </w:tabs>
            </w:pPr>
            <w:r>
              <w:t>Retrofit cost</w:t>
            </w:r>
          </w:p>
          <w:p w:rsidR="000045A7" w:rsidRDefault="00F41042" w:rsidP="00CD2411">
            <w:pPr>
              <w:pStyle w:val="ListParagraph"/>
              <w:numPr>
                <w:ilvl w:val="0"/>
                <w:numId w:val="17"/>
              </w:numPr>
              <w:tabs>
                <w:tab w:val="left" w:pos="1230"/>
              </w:tabs>
            </w:pPr>
            <w:r>
              <w:t>Transfer distance</w:t>
            </w:r>
          </w:p>
        </w:tc>
      </w:tr>
      <w:tr w:rsidR="000045A7" w:rsidRPr="00EC7926" w:rsidTr="00C20042">
        <w:trPr>
          <w:cantSplit/>
        </w:trPr>
        <w:tc>
          <w:tcPr>
            <w:tcW w:w="645" w:type="dxa"/>
          </w:tcPr>
          <w:p w:rsidR="000045A7" w:rsidRPr="00B71AB0" w:rsidRDefault="000045A7" w:rsidP="00CD2411">
            <w:pPr>
              <w:pStyle w:val="ListParagraph"/>
              <w:widowControl w:val="0"/>
              <w:numPr>
                <w:ilvl w:val="0"/>
                <w:numId w:val="13"/>
              </w:numPr>
              <w:spacing w:line="240" w:lineRule="atLeast"/>
              <w:jc w:val="center"/>
            </w:pPr>
          </w:p>
        </w:tc>
        <w:tc>
          <w:tcPr>
            <w:tcW w:w="2520" w:type="dxa"/>
          </w:tcPr>
          <w:p w:rsidR="000045A7" w:rsidRDefault="000045A7" w:rsidP="00253E56">
            <w:pPr>
              <w:tabs>
                <w:tab w:val="left" w:pos="1230"/>
              </w:tabs>
              <w:spacing w:after="120"/>
            </w:pPr>
            <w:r>
              <w:t>The user clicks on the ‘More’ button in the ‘Action’ column.</w:t>
            </w:r>
          </w:p>
        </w:tc>
        <w:tc>
          <w:tcPr>
            <w:tcW w:w="7110" w:type="dxa"/>
          </w:tcPr>
          <w:p w:rsidR="000045A7" w:rsidRDefault="006C62ED" w:rsidP="0021233F">
            <w:pPr>
              <w:tabs>
                <w:tab w:val="left" w:pos="1230"/>
              </w:tabs>
            </w:pPr>
            <w:r>
              <w:t>All</w:t>
            </w:r>
            <w:r w:rsidR="000045A7">
              <w:t xml:space="preserve"> attributes of the </w:t>
            </w:r>
            <w:r>
              <w:t>‘</w:t>
            </w:r>
            <w:r w:rsidR="000045A7">
              <w:t>Requirement</w:t>
            </w:r>
            <w:r>
              <w:t>’</w:t>
            </w:r>
            <w:r w:rsidR="000045A7">
              <w:t xml:space="preserve"> and the attributes of t</w:t>
            </w:r>
            <w:r>
              <w:t xml:space="preserve">he selected </w:t>
            </w:r>
            <w:r w:rsidR="00BB5583">
              <w:t>asset are dis</w:t>
            </w:r>
            <w:r w:rsidR="00EF0C78">
              <w:t>played, as follows:</w:t>
            </w:r>
          </w:p>
          <w:tbl>
            <w:tblPr>
              <w:tblStyle w:val="TableGrid"/>
              <w:tblW w:w="0" w:type="auto"/>
              <w:tblLayout w:type="fixed"/>
              <w:tblLook w:val="04A0" w:firstRow="1" w:lastRow="0" w:firstColumn="1" w:lastColumn="0" w:noHBand="0" w:noVBand="1"/>
            </w:tblPr>
            <w:tblGrid>
              <w:gridCol w:w="3480"/>
              <w:gridCol w:w="3480"/>
            </w:tblGrid>
            <w:tr w:rsidR="00B041D0" w:rsidTr="00C77F46">
              <w:tc>
                <w:tcPr>
                  <w:tcW w:w="3480" w:type="dxa"/>
                  <w:shd w:val="clear" w:color="auto" w:fill="D9D9D9" w:themeFill="background1" w:themeFillShade="D9"/>
                </w:tcPr>
                <w:p w:rsidR="00B041D0" w:rsidRPr="00C77F46" w:rsidRDefault="00C77F46" w:rsidP="0021233F">
                  <w:pPr>
                    <w:tabs>
                      <w:tab w:val="left" w:pos="1230"/>
                    </w:tabs>
                    <w:rPr>
                      <w:b/>
                    </w:rPr>
                  </w:pPr>
                  <w:r w:rsidRPr="00C77F46">
                    <w:rPr>
                      <w:b/>
                    </w:rPr>
                    <w:t>Requirements attributes</w:t>
                  </w:r>
                </w:p>
              </w:tc>
              <w:tc>
                <w:tcPr>
                  <w:tcW w:w="3480" w:type="dxa"/>
                  <w:shd w:val="clear" w:color="auto" w:fill="D9D9D9" w:themeFill="background1" w:themeFillShade="D9"/>
                </w:tcPr>
                <w:p w:rsidR="00B041D0" w:rsidRPr="00C77F46" w:rsidRDefault="00C77F46" w:rsidP="0021233F">
                  <w:pPr>
                    <w:tabs>
                      <w:tab w:val="left" w:pos="1230"/>
                    </w:tabs>
                    <w:rPr>
                      <w:b/>
                    </w:rPr>
                  </w:pPr>
                  <w:r w:rsidRPr="00C77F46">
                    <w:rPr>
                      <w:b/>
                    </w:rPr>
                    <w:t>Attributes of proposed asset match</w:t>
                  </w:r>
                </w:p>
              </w:tc>
            </w:tr>
            <w:tr w:rsidR="00B041D0" w:rsidTr="00B041D0">
              <w:tc>
                <w:tcPr>
                  <w:tcW w:w="3480" w:type="dxa"/>
                </w:tcPr>
                <w:p w:rsidR="00B041D0" w:rsidRDefault="00C77F46" w:rsidP="00C77F46">
                  <w:pPr>
                    <w:tabs>
                      <w:tab w:val="left" w:pos="1230"/>
                    </w:tabs>
                  </w:pPr>
                  <w:r>
                    <w:t>Reason for requirement (one of items in section 3, #1.7)</w:t>
                  </w:r>
                </w:p>
              </w:tc>
              <w:tc>
                <w:tcPr>
                  <w:tcW w:w="3480" w:type="dxa"/>
                </w:tcPr>
                <w:p w:rsidR="00C77F46" w:rsidRDefault="00D934EA" w:rsidP="0021233F">
                  <w:pPr>
                    <w:tabs>
                      <w:tab w:val="left" w:pos="1230"/>
                    </w:tabs>
                  </w:pPr>
                  <w:r>
                    <w:t>Reason for availability</w:t>
                  </w:r>
                </w:p>
              </w:tc>
            </w:tr>
            <w:tr w:rsidR="00C77F46" w:rsidTr="00B041D0">
              <w:tc>
                <w:tcPr>
                  <w:tcW w:w="3480" w:type="dxa"/>
                </w:tcPr>
                <w:p w:rsidR="00C77F46" w:rsidRDefault="00C77F46" w:rsidP="0021233F">
                  <w:pPr>
                    <w:tabs>
                      <w:tab w:val="left" w:pos="1230"/>
                    </w:tabs>
                  </w:pPr>
                  <w:r>
                    <w:t>Contract name</w:t>
                  </w:r>
                </w:p>
              </w:tc>
              <w:tc>
                <w:tcPr>
                  <w:tcW w:w="3480" w:type="dxa"/>
                </w:tcPr>
                <w:p w:rsidR="00C77F46" w:rsidRDefault="00C77F46" w:rsidP="0021233F">
                  <w:pPr>
                    <w:tabs>
                      <w:tab w:val="left" w:pos="1230"/>
                    </w:tabs>
                  </w:pPr>
                  <w:r>
                    <w:t>Owner</w:t>
                  </w:r>
                </w:p>
              </w:tc>
            </w:tr>
            <w:tr w:rsidR="00C77F46" w:rsidTr="00B041D0">
              <w:tc>
                <w:tcPr>
                  <w:tcW w:w="3480" w:type="dxa"/>
                </w:tcPr>
                <w:p w:rsidR="00C77F46" w:rsidRDefault="00C77F46" w:rsidP="0021233F">
                  <w:pPr>
                    <w:tabs>
                      <w:tab w:val="left" w:pos="1230"/>
                    </w:tabs>
                  </w:pPr>
                </w:p>
              </w:tc>
              <w:tc>
                <w:tcPr>
                  <w:tcW w:w="3480" w:type="dxa"/>
                </w:tcPr>
                <w:p w:rsidR="00C77F46" w:rsidRDefault="00C77F46" w:rsidP="0021233F">
                  <w:pPr>
                    <w:tabs>
                      <w:tab w:val="left" w:pos="1230"/>
                    </w:tabs>
                  </w:pPr>
                  <w:r>
                    <w:t>Org</w:t>
                  </w:r>
                </w:p>
              </w:tc>
            </w:tr>
            <w:tr w:rsidR="00C77F46" w:rsidTr="00B041D0">
              <w:tc>
                <w:tcPr>
                  <w:tcW w:w="3480" w:type="dxa"/>
                </w:tcPr>
                <w:p w:rsidR="00C77F46" w:rsidRDefault="00C77F46" w:rsidP="0021233F">
                  <w:pPr>
                    <w:tabs>
                      <w:tab w:val="left" w:pos="1230"/>
                    </w:tabs>
                  </w:pPr>
                  <w:r>
                    <w:t>MaxAge</w:t>
                  </w:r>
                </w:p>
              </w:tc>
              <w:tc>
                <w:tcPr>
                  <w:tcW w:w="3480" w:type="dxa"/>
                </w:tcPr>
                <w:p w:rsidR="00C77F46" w:rsidRDefault="00C77F46" w:rsidP="0021233F">
                  <w:pPr>
                    <w:tabs>
                      <w:tab w:val="left" w:pos="1230"/>
                    </w:tabs>
                  </w:pPr>
                  <w:r>
                    <w:t>Model year</w:t>
                  </w:r>
                </w:p>
              </w:tc>
            </w:tr>
            <w:tr w:rsidR="00C77F46" w:rsidTr="00B041D0">
              <w:tc>
                <w:tcPr>
                  <w:tcW w:w="3480" w:type="dxa"/>
                </w:tcPr>
                <w:p w:rsidR="00C77F46" w:rsidRDefault="00C77F46" w:rsidP="0021233F">
                  <w:pPr>
                    <w:tabs>
                      <w:tab w:val="left" w:pos="1230"/>
                    </w:tabs>
                  </w:pPr>
                  <w:r>
                    <w:t>Bus type</w:t>
                  </w:r>
                </w:p>
              </w:tc>
              <w:tc>
                <w:tcPr>
                  <w:tcW w:w="3480" w:type="dxa"/>
                </w:tcPr>
                <w:p w:rsidR="00C77F46" w:rsidRDefault="00C77F46" w:rsidP="0021233F">
                  <w:pPr>
                    <w:tabs>
                      <w:tab w:val="left" w:pos="1230"/>
                    </w:tabs>
                  </w:pPr>
                  <w:r>
                    <w:t>Bus type</w:t>
                  </w:r>
                </w:p>
              </w:tc>
            </w:tr>
            <w:tr w:rsidR="00C77F46" w:rsidTr="00B041D0">
              <w:tc>
                <w:tcPr>
                  <w:tcW w:w="3480" w:type="dxa"/>
                </w:tcPr>
                <w:p w:rsidR="00C77F46" w:rsidRDefault="00C77F46" w:rsidP="00C77F46">
                  <w:pPr>
                    <w:tabs>
                      <w:tab w:val="left" w:pos="1230"/>
                    </w:tabs>
                  </w:pPr>
                  <w:r>
                    <w:t>Seating capacity</w:t>
                  </w:r>
                </w:p>
              </w:tc>
              <w:tc>
                <w:tcPr>
                  <w:tcW w:w="3480" w:type="dxa"/>
                </w:tcPr>
                <w:p w:rsidR="00C77F46" w:rsidRDefault="00C77F46" w:rsidP="00C77F46">
                  <w:pPr>
                    <w:tabs>
                      <w:tab w:val="left" w:pos="1230"/>
                    </w:tabs>
                  </w:pPr>
                  <w:r>
                    <w:t>Seating capacity</w:t>
                  </w:r>
                </w:p>
              </w:tc>
            </w:tr>
            <w:tr w:rsidR="00C77F46" w:rsidTr="00B041D0">
              <w:tc>
                <w:tcPr>
                  <w:tcW w:w="3480" w:type="dxa"/>
                </w:tcPr>
                <w:p w:rsidR="00C77F46" w:rsidRDefault="00C77F46" w:rsidP="00C77F46">
                  <w:pPr>
                    <w:tabs>
                      <w:tab w:val="left" w:pos="1230"/>
                    </w:tabs>
                  </w:pPr>
                  <w:r>
                    <w:t>Wheel chair capacity</w:t>
                  </w:r>
                </w:p>
              </w:tc>
              <w:tc>
                <w:tcPr>
                  <w:tcW w:w="3480" w:type="dxa"/>
                </w:tcPr>
                <w:p w:rsidR="00C77F46" w:rsidRDefault="00C77F46" w:rsidP="00C77F46">
                  <w:pPr>
                    <w:tabs>
                      <w:tab w:val="left" w:pos="1230"/>
                    </w:tabs>
                  </w:pPr>
                  <w:r>
                    <w:t>Wheel chair capacity</w:t>
                  </w:r>
                </w:p>
              </w:tc>
            </w:tr>
            <w:tr w:rsidR="00C77F46" w:rsidTr="00B041D0">
              <w:tc>
                <w:tcPr>
                  <w:tcW w:w="3480" w:type="dxa"/>
                </w:tcPr>
                <w:p w:rsidR="00C77F46" w:rsidRDefault="00C77F46" w:rsidP="00C77F46">
                  <w:pPr>
                    <w:tabs>
                      <w:tab w:val="left" w:pos="1230"/>
                    </w:tabs>
                  </w:pPr>
                  <w:r>
                    <w:t>A/C (Y/N)</w:t>
                  </w:r>
                </w:p>
              </w:tc>
              <w:tc>
                <w:tcPr>
                  <w:tcW w:w="3480" w:type="dxa"/>
                </w:tcPr>
                <w:p w:rsidR="00C77F46" w:rsidRDefault="00C77F46" w:rsidP="00C77F46">
                  <w:pPr>
                    <w:tabs>
                      <w:tab w:val="left" w:pos="1230"/>
                    </w:tabs>
                  </w:pPr>
                  <w:r>
                    <w:t>A/C (Y/N)</w:t>
                  </w:r>
                </w:p>
              </w:tc>
            </w:tr>
            <w:tr w:rsidR="00C77F46" w:rsidTr="00B041D0">
              <w:tc>
                <w:tcPr>
                  <w:tcW w:w="3480" w:type="dxa"/>
                </w:tcPr>
                <w:p w:rsidR="00C77F46" w:rsidRDefault="00C77F46" w:rsidP="00C77F46">
                  <w:pPr>
                    <w:tabs>
                      <w:tab w:val="left" w:pos="1230"/>
                    </w:tabs>
                  </w:pPr>
                  <w:r>
                    <w:t>Fuel type</w:t>
                  </w:r>
                </w:p>
              </w:tc>
              <w:tc>
                <w:tcPr>
                  <w:tcW w:w="3480" w:type="dxa"/>
                </w:tcPr>
                <w:p w:rsidR="00C77F46" w:rsidRDefault="00C77F46" w:rsidP="00C77F46">
                  <w:pPr>
                    <w:tabs>
                      <w:tab w:val="left" w:pos="1230"/>
                    </w:tabs>
                  </w:pPr>
                  <w:r>
                    <w:t>Fuel type</w:t>
                  </w:r>
                </w:p>
              </w:tc>
            </w:tr>
            <w:tr w:rsidR="00C77F46" w:rsidTr="00B041D0">
              <w:tc>
                <w:tcPr>
                  <w:tcW w:w="3480" w:type="dxa"/>
                </w:tcPr>
                <w:p w:rsidR="00C77F46" w:rsidRDefault="00C77F46" w:rsidP="00C77F46">
                  <w:pPr>
                    <w:tabs>
                      <w:tab w:val="left" w:pos="1230"/>
                    </w:tabs>
                  </w:pPr>
                  <w:r>
                    <w:t>Brake type</w:t>
                  </w:r>
                </w:p>
              </w:tc>
              <w:tc>
                <w:tcPr>
                  <w:tcW w:w="3480" w:type="dxa"/>
                </w:tcPr>
                <w:p w:rsidR="00C77F46" w:rsidRDefault="00C77F46" w:rsidP="00C77F46">
                  <w:pPr>
                    <w:tabs>
                      <w:tab w:val="left" w:pos="1230"/>
                    </w:tabs>
                  </w:pPr>
                  <w:r>
                    <w:t>Brake type</w:t>
                  </w:r>
                </w:p>
              </w:tc>
            </w:tr>
            <w:tr w:rsidR="00C77F46" w:rsidTr="00B041D0">
              <w:tc>
                <w:tcPr>
                  <w:tcW w:w="3480" w:type="dxa"/>
                </w:tcPr>
                <w:p w:rsidR="00C77F46" w:rsidRDefault="00C77F46" w:rsidP="00C77F46">
                  <w:pPr>
                    <w:tabs>
                      <w:tab w:val="left" w:pos="1230"/>
                    </w:tabs>
                  </w:pPr>
                  <w:r>
                    <w:t>Special requirement</w:t>
                  </w:r>
                </w:p>
              </w:tc>
              <w:tc>
                <w:tcPr>
                  <w:tcW w:w="3480" w:type="dxa"/>
                </w:tcPr>
                <w:p w:rsidR="00C77F46" w:rsidRDefault="00D934EA" w:rsidP="00C77F46">
                  <w:pPr>
                    <w:tabs>
                      <w:tab w:val="left" w:pos="1230"/>
                    </w:tabs>
                  </w:pPr>
                  <w:r>
                    <w:t>Fuel type</w:t>
                  </w:r>
                </w:p>
              </w:tc>
            </w:tr>
            <w:tr w:rsidR="00C77F46" w:rsidTr="00B041D0">
              <w:tc>
                <w:tcPr>
                  <w:tcW w:w="3480" w:type="dxa"/>
                </w:tcPr>
                <w:p w:rsidR="00C77F46" w:rsidRDefault="00C77F46" w:rsidP="00C77F46">
                  <w:pPr>
                    <w:tabs>
                      <w:tab w:val="left" w:pos="1230"/>
                    </w:tabs>
                  </w:pPr>
                  <w:r>
                    <w:t>School start date</w:t>
                  </w:r>
                </w:p>
              </w:tc>
              <w:tc>
                <w:tcPr>
                  <w:tcW w:w="3480" w:type="dxa"/>
                </w:tcPr>
                <w:p w:rsidR="00C77F46" w:rsidRDefault="00D934EA" w:rsidP="00C77F46">
                  <w:pPr>
                    <w:tabs>
                      <w:tab w:val="left" w:pos="1230"/>
                    </w:tabs>
                  </w:pPr>
                  <w:r>
                    <w:t>Engine make</w:t>
                  </w:r>
                </w:p>
              </w:tc>
            </w:tr>
            <w:tr w:rsidR="00C77F46" w:rsidTr="00B041D0">
              <w:tc>
                <w:tcPr>
                  <w:tcW w:w="3480" w:type="dxa"/>
                </w:tcPr>
                <w:p w:rsidR="00C77F46" w:rsidRDefault="00C77F46" w:rsidP="00C77F46">
                  <w:pPr>
                    <w:tabs>
                      <w:tab w:val="left" w:pos="1230"/>
                    </w:tabs>
                  </w:pPr>
                  <w:r>
                    <w:t>Date vehicle needed</w:t>
                  </w:r>
                </w:p>
              </w:tc>
              <w:tc>
                <w:tcPr>
                  <w:tcW w:w="3480" w:type="dxa"/>
                </w:tcPr>
                <w:p w:rsidR="00C77F46" w:rsidRDefault="00D934EA" w:rsidP="00C77F46">
                  <w:pPr>
                    <w:tabs>
                      <w:tab w:val="left" w:pos="1230"/>
                    </w:tabs>
                  </w:pPr>
                  <w:r>
                    <w:t>Usage code</w:t>
                  </w:r>
                </w:p>
              </w:tc>
            </w:tr>
            <w:tr w:rsidR="00C77F46" w:rsidTr="00B041D0">
              <w:tc>
                <w:tcPr>
                  <w:tcW w:w="3480" w:type="dxa"/>
                </w:tcPr>
                <w:p w:rsidR="00C77F46" w:rsidRDefault="00C77F46" w:rsidP="00C77F46">
                  <w:pPr>
                    <w:tabs>
                      <w:tab w:val="left" w:pos="1230"/>
                    </w:tabs>
                  </w:pPr>
                  <w:r>
                    <w:t>Other requirements (from Cascade form upload)</w:t>
                  </w:r>
                </w:p>
              </w:tc>
              <w:tc>
                <w:tcPr>
                  <w:tcW w:w="3480" w:type="dxa"/>
                </w:tcPr>
                <w:p w:rsidR="00C77F46" w:rsidRDefault="00C77F46" w:rsidP="00C77F46">
                  <w:pPr>
                    <w:tabs>
                      <w:tab w:val="left" w:pos="1230"/>
                    </w:tabs>
                  </w:pPr>
                </w:p>
              </w:tc>
            </w:tr>
          </w:tbl>
          <w:p w:rsidR="00300C46" w:rsidRDefault="00300C46" w:rsidP="00D934EA">
            <w:pPr>
              <w:pStyle w:val="ListParagraph"/>
              <w:tabs>
                <w:tab w:val="left" w:pos="1230"/>
              </w:tabs>
              <w:ind w:left="360"/>
              <w:rPr>
                <w:u w:val="single"/>
              </w:rPr>
            </w:pPr>
          </w:p>
          <w:p w:rsidR="00BB5583" w:rsidRPr="00BB5583" w:rsidRDefault="00BB5583" w:rsidP="00BB5583">
            <w:pPr>
              <w:tabs>
                <w:tab w:val="left" w:pos="1230"/>
              </w:tabs>
            </w:pPr>
            <w:r>
              <w:t>The above information is for the users’ reference, to hel</w:t>
            </w:r>
            <w:r w:rsidR="00EF0C78">
              <w:t>p them ensure proper matching.  The user will be able to close this window after reviewing the attributes.</w:t>
            </w:r>
          </w:p>
        </w:tc>
      </w:tr>
      <w:tr w:rsidR="00FB7C77" w:rsidRPr="00EC7926" w:rsidTr="00C20042">
        <w:trPr>
          <w:cantSplit/>
        </w:trPr>
        <w:tc>
          <w:tcPr>
            <w:tcW w:w="645" w:type="dxa"/>
          </w:tcPr>
          <w:p w:rsidR="00FB7C77" w:rsidRPr="00B71AB0" w:rsidRDefault="00FB7C77" w:rsidP="00CD2411">
            <w:pPr>
              <w:pStyle w:val="ListParagraph"/>
              <w:widowControl w:val="0"/>
              <w:numPr>
                <w:ilvl w:val="0"/>
                <w:numId w:val="13"/>
              </w:numPr>
              <w:spacing w:line="240" w:lineRule="atLeast"/>
              <w:jc w:val="center"/>
            </w:pPr>
          </w:p>
        </w:tc>
        <w:tc>
          <w:tcPr>
            <w:tcW w:w="2520" w:type="dxa"/>
          </w:tcPr>
          <w:p w:rsidR="00FB7C77" w:rsidRPr="00FB7C77" w:rsidRDefault="00FB7C77" w:rsidP="00345655">
            <w:pPr>
              <w:tabs>
                <w:tab w:val="left" w:pos="1230"/>
              </w:tabs>
            </w:pPr>
            <w:r>
              <w:t xml:space="preserve">After reviewing all the attributes of the Requirement and the proposed Match, </w:t>
            </w:r>
            <w:r w:rsidR="00345655">
              <w:t>the user changes the ‘Match Status’ column to ‘On Hold’.</w:t>
            </w:r>
          </w:p>
        </w:tc>
        <w:tc>
          <w:tcPr>
            <w:tcW w:w="7110" w:type="dxa"/>
          </w:tcPr>
          <w:p w:rsidR="00FB7C77" w:rsidRDefault="00345655" w:rsidP="0021233F">
            <w:pPr>
              <w:tabs>
                <w:tab w:val="left" w:pos="1230"/>
              </w:tabs>
            </w:pPr>
            <w:r>
              <w:t>The updated status is displayed in the ‘Match Status’ column.</w:t>
            </w:r>
          </w:p>
        </w:tc>
      </w:tr>
      <w:tr w:rsidR="00A309AF" w:rsidRPr="00EC7926" w:rsidTr="00C20042">
        <w:trPr>
          <w:cantSplit/>
        </w:trPr>
        <w:tc>
          <w:tcPr>
            <w:tcW w:w="645" w:type="dxa"/>
            <w:vMerge w:val="restart"/>
          </w:tcPr>
          <w:p w:rsidR="00A309AF" w:rsidRPr="00B71AB0" w:rsidRDefault="00A309AF" w:rsidP="00CD2411">
            <w:pPr>
              <w:pStyle w:val="ListParagraph"/>
              <w:widowControl w:val="0"/>
              <w:numPr>
                <w:ilvl w:val="0"/>
                <w:numId w:val="13"/>
              </w:numPr>
              <w:spacing w:line="240" w:lineRule="atLeast"/>
              <w:jc w:val="center"/>
            </w:pPr>
          </w:p>
        </w:tc>
        <w:tc>
          <w:tcPr>
            <w:tcW w:w="2520" w:type="dxa"/>
          </w:tcPr>
          <w:p w:rsidR="00A309AF" w:rsidRPr="00A309AF" w:rsidRDefault="00A309AF" w:rsidP="00A309AF">
            <w:pPr>
              <w:tabs>
                <w:tab w:val="left" w:pos="1230"/>
              </w:tabs>
              <w:rPr>
                <w:b/>
                <w:u w:val="single"/>
              </w:rPr>
            </w:pPr>
            <w:r w:rsidRPr="00A309AF">
              <w:rPr>
                <w:b/>
                <w:u w:val="single"/>
              </w:rPr>
              <w:t>Manual match:</w:t>
            </w:r>
          </w:p>
          <w:p w:rsidR="00A309AF" w:rsidRDefault="00A309AF" w:rsidP="00A309AF">
            <w:pPr>
              <w:tabs>
                <w:tab w:val="left" w:pos="1230"/>
              </w:tabs>
            </w:pPr>
            <w:r>
              <w:t>The user clicks on the ‘Manual match’ option</w:t>
            </w:r>
          </w:p>
        </w:tc>
        <w:tc>
          <w:tcPr>
            <w:tcW w:w="7110" w:type="dxa"/>
          </w:tcPr>
          <w:p w:rsidR="00A309AF" w:rsidRDefault="00A309AF" w:rsidP="0021233F">
            <w:pPr>
              <w:tabs>
                <w:tab w:val="left" w:pos="1230"/>
              </w:tabs>
            </w:pPr>
            <w:r>
              <w:t>The user is provided the option to select an asset from a ‘suggested search’ drop-down list; all assets currently available in EAM will be available for selection.</w:t>
            </w:r>
          </w:p>
        </w:tc>
      </w:tr>
      <w:tr w:rsidR="00A309AF" w:rsidRPr="00EC7926" w:rsidTr="00C20042">
        <w:trPr>
          <w:cantSplit/>
        </w:trPr>
        <w:tc>
          <w:tcPr>
            <w:tcW w:w="645" w:type="dxa"/>
            <w:vMerge/>
          </w:tcPr>
          <w:p w:rsidR="00A309AF" w:rsidRPr="00B71AB0" w:rsidRDefault="00A309AF" w:rsidP="00CD2411">
            <w:pPr>
              <w:pStyle w:val="ListParagraph"/>
              <w:widowControl w:val="0"/>
              <w:numPr>
                <w:ilvl w:val="0"/>
                <w:numId w:val="13"/>
              </w:numPr>
              <w:spacing w:line="240" w:lineRule="atLeast"/>
              <w:jc w:val="center"/>
            </w:pPr>
          </w:p>
        </w:tc>
        <w:tc>
          <w:tcPr>
            <w:tcW w:w="2520" w:type="dxa"/>
          </w:tcPr>
          <w:p w:rsidR="00A309AF" w:rsidRDefault="00A309AF" w:rsidP="00253E56">
            <w:pPr>
              <w:tabs>
                <w:tab w:val="left" w:pos="1230"/>
              </w:tabs>
              <w:spacing w:after="120"/>
            </w:pPr>
            <w:r>
              <w:t>User selects an asset number from the drop-down list, and clicks on the ‘check’ button.</w:t>
            </w:r>
          </w:p>
        </w:tc>
        <w:tc>
          <w:tcPr>
            <w:tcW w:w="7110" w:type="dxa"/>
          </w:tcPr>
          <w:p w:rsidR="00A309AF" w:rsidRDefault="00A309AF" w:rsidP="00BB0B5C">
            <w:pPr>
              <w:tabs>
                <w:tab w:val="left" w:pos="1230"/>
              </w:tabs>
            </w:pPr>
            <w:r>
              <w:t xml:space="preserve">The system checks if the asset is assigned to another Requirement; if it is, the system will display a message indicating the CSC to which the vehicle is assigned, and the status of the current match.  </w:t>
            </w:r>
          </w:p>
          <w:p w:rsidR="00A309AF" w:rsidRDefault="00A309AF" w:rsidP="00BB0B5C">
            <w:pPr>
              <w:tabs>
                <w:tab w:val="left" w:pos="1230"/>
              </w:tabs>
            </w:pPr>
          </w:p>
        </w:tc>
      </w:tr>
      <w:tr w:rsidR="00A309AF" w:rsidRPr="00EC7926" w:rsidTr="00C20042">
        <w:trPr>
          <w:cantSplit/>
        </w:trPr>
        <w:tc>
          <w:tcPr>
            <w:tcW w:w="645" w:type="dxa"/>
            <w:vMerge/>
          </w:tcPr>
          <w:p w:rsidR="00A309AF" w:rsidRPr="00B71AB0" w:rsidRDefault="00A309AF" w:rsidP="00CD2411">
            <w:pPr>
              <w:pStyle w:val="ListParagraph"/>
              <w:widowControl w:val="0"/>
              <w:numPr>
                <w:ilvl w:val="0"/>
                <w:numId w:val="13"/>
              </w:numPr>
              <w:spacing w:line="240" w:lineRule="atLeast"/>
              <w:jc w:val="center"/>
            </w:pPr>
          </w:p>
        </w:tc>
        <w:tc>
          <w:tcPr>
            <w:tcW w:w="2520" w:type="dxa"/>
          </w:tcPr>
          <w:p w:rsidR="00A309AF" w:rsidRDefault="00A309AF" w:rsidP="00253E56">
            <w:pPr>
              <w:tabs>
                <w:tab w:val="left" w:pos="1230"/>
              </w:tabs>
              <w:spacing w:after="120"/>
            </w:pPr>
            <w:r>
              <w:t>The user over-rides the previous match</w:t>
            </w:r>
          </w:p>
          <w:p w:rsidR="00A309AF" w:rsidRDefault="00A309AF" w:rsidP="00253E56">
            <w:pPr>
              <w:tabs>
                <w:tab w:val="left" w:pos="1230"/>
              </w:tabs>
              <w:spacing w:after="120"/>
            </w:pPr>
            <w:r>
              <w:t>OR</w:t>
            </w:r>
          </w:p>
          <w:p w:rsidR="00A309AF" w:rsidRDefault="00A309AF" w:rsidP="00253E56">
            <w:pPr>
              <w:tabs>
                <w:tab w:val="left" w:pos="1230"/>
              </w:tabs>
              <w:spacing w:after="120"/>
            </w:pPr>
            <w:r>
              <w:t>The user clicks on ‘Cancel’ to retain the previous match.</w:t>
            </w:r>
          </w:p>
        </w:tc>
        <w:tc>
          <w:tcPr>
            <w:tcW w:w="7110" w:type="dxa"/>
          </w:tcPr>
          <w:p w:rsidR="00A309AF" w:rsidRDefault="00A309AF" w:rsidP="00BB0B5C">
            <w:pPr>
              <w:tabs>
                <w:tab w:val="left" w:pos="1230"/>
              </w:tabs>
            </w:pPr>
            <w:r>
              <w:t>The user selected asset is matched to the current Requirement</w:t>
            </w:r>
            <w:r w:rsidR="00B21E89">
              <w:t xml:space="preserve"> and the status is set to ‘on hold’</w:t>
            </w:r>
            <w:r>
              <w:t>.  The Requirement to which the asset was previously assigned is now marked as ‘Open’.</w:t>
            </w:r>
          </w:p>
          <w:p w:rsidR="00A309AF" w:rsidRDefault="00A309AF" w:rsidP="00BB0B5C">
            <w:pPr>
              <w:tabs>
                <w:tab w:val="left" w:pos="1230"/>
              </w:tabs>
            </w:pPr>
          </w:p>
          <w:p w:rsidR="00A309AF" w:rsidRDefault="00B21E89" w:rsidP="00BB0B5C">
            <w:pPr>
              <w:tabs>
                <w:tab w:val="left" w:pos="1230"/>
              </w:tabs>
            </w:pPr>
            <w:r>
              <w:t>The system ignores</w:t>
            </w:r>
            <w:r w:rsidR="00A309AF">
              <w:t xml:space="preserve"> the match and the user is returned bac</w:t>
            </w:r>
            <w:r>
              <w:t>k to the ‘cascade match’ screen, with previous values populated as before.</w:t>
            </w:r>
          </w:p>
        </w:tc>
      </w:tr>
      <w:tr w:rsidR="00345655" w:rsidRPr="00EC7926" w:rsidTr="00C20042">
        <w:trPr>
          <w:cantSplit/>
        </w:trPr>
        <w:tc>
          <w:tcPr>
            <w:tcW w:w="645" w:type="dxa"/>
          </w:tcPr>
          <w:p w:rsidR="00345655" w:rsidRPr="00B71AB0" w:rsidRDefault="00345655" w:rsidP="00CD2411">
            <w:pPr>
              <w:pStyle w:val="ListParagraph"/>
              <w:widowControl w:val="0"/>
              <w:numPr>
                <w:ilvl w:val="0"/>
                <w:numId w:val="13"/>
              </w:numPr>
              <w:spacing w:line="240" w:lineRule="atLeast"/>
              <w:jc w:val="center"/>
            </w:pPr>
          </w:p>
        </w:tc>
        <w:tc>
          <w:tcPr>
            <w:tcW w:w="2520" w:type="dxa"/>
          </w:tcPr>
          <w:p w:rsidR="00345655" w:rsidRDefault="00345655" w:rsidP="00253E56">
            <w:pPr>
              <w:tabs>
                <w:tab w:val="left" w:pos="1230"/>
              </w:tabs>
              <w:spacing w:after="120"/>
            </w:pPr>
            <w:r>
              <w:t>The user clicks on ‘</w:t>
            </w:r>
            <w:r w:rsidR="0072559D">
              <w:t>Submit</w:t>
            </w:r>
            <w:r>
              <w:t>’ button.</w:t>
            </w:r>
          </w:p>
        </w:tc>
        <w:tc>
          <w:tcPr>
            <w:tcW w:w="7110" w:type="dxa"/>
          </w:tcPr>
          <w:p w:rsidR="00345655" w:rsidRDefault="00345655" w:rsidP="00BB0B5C">
            <w:pPr>
              <w:tabs>
                <w:tab w:val="left" w:pos="1230"/>
              </w:tabs>
            </w:pPr>
            <w:r>
              <w:t>The system saves all changes made to the ‘Match Status screen since the last time the Save button was clicked.</w:t>
            </w:r>
          </w:p>
          <w:p w:rsidR="00345655" w:rsidRDefault="00A33402" w:rsidP="00BB0B5C">
            <w:pPr>
              <w:tabs>
                <w:tab w:val="left" w:pos="1230"/>
              </w:tabs>
            </w:pPr>
            <w:r>
              <w:t>The Match Result screen is refreshed, such that any asset that is put ‘on hold’ for a Requirement will no longer be a choice for any of the remaining Requirements, even if the asset was previously shown as a possible match.</w:t>
            </w:r>
          </w:p>
        </w:tc>
      </w:tr>
      <w:tr w:rsidR="0072559D" w:rsidRPr="00EC7926" w:rsidTr="00C20042">
        <w:trPr>
          <w:cantSplit/>
        </w:trPr>
        <w:tc>
          <w:tcPr>
            <w:tcW w:w="645" w:type="dxa"/>
          </w:tcPr>
          <w:p w:rsidR="0072559D" w:rsidRPr="00B71AB0" w:rsidRDefault="0072559D" w:rsidP="00CD2411">
            <w:pPr>
              <w:pStyle w:val="ListParagraph"/>
              <w:widowControl w:val="0"/>
              <w:numPr>
                <w:ilvl w:val="0"/>
                <w:numId w:val="13"/>
              </w:numPr>
              <w:spacing w:line="240" w:lineRule="atLeast"/>
              <w:jc w:val="center"/>
            </w:pPr>
          </w:p>
        </w:tc>
        <w:tc>
          <w:tcPr>
            <w:tcW w:w="2520" w:type="dxa"/>
          </w:tcPr>
          <w:p w:rsidR="0072559D" w:rsidRDefault="0072559D" w:rsidP="00253E56">
            <w:pPr>
              <w:tabs>
                <w:tab w:val="left" w:pos="1230"/>
              </w:tabs>
              <w:spacing w:after="120"/>
            </w:pPr>
            <w:r>
              <w:t>The user clicks on the ‘Reset’ button</w:t>
            </w:r>
          </w:p>
        </w:tc>
        <w:tc>
          <w:tcPr>
            <w:tcW w:w="7110" w:type="dxa"/>
          </w:tcPr>
          <w:p w:rsidR="0072559D" w:rsidRDefault="0072559D" w:rsidP="00BB0B5C">
            <w:pPr>
              <w:tabs>
                <w:tab w:val="left" w:pos="1230"/>
              </w:tabs>
            </w:pPr>
            <w:r>
              <w:t>All changes made since the last ‘submit’ are revoked and the data is restored to the time of last Submit.</w:t>
            </w:r>
          </w:p>
        </w:tc>
      </w:tr>
    </w:tbl>
    <w:p w:rsidR="0025665C" w:rsidRDefault="0025665C" w:rsidP="0025665C"/>
    <w:p w:rsidR="00253E56" w:rsidRPr="007C4878" w:rsidRDefault="00253E56" w:rsidP="00253E56">
      <w:pPr>
        <w:pStyle w:val="Heading2"/>
      </w:pPr>
      <w:r w:rsidRPr="007C4878">
        <w:t>Flow of Events –</w:t>
      </w:r>
      <w:r>
        <w:t xml:space="preserve"> Resume review of Cascade Matches, update status of previous matches</w:t>
      </w:r>
      <w:r w:rsidR="00CF639E">
        <w:t>, review updates from nightly batch job</w:t>
      </w:r>
    </w:p>
    <w:p w:rsidR="00253E56" w:rsidRDefault="00253E56" w:rsidP="00253E56">
      <w:pPr>
        <w:pStyle w:val="Heading3"/>
      </w:pPr>
      <w:r w:rsidRPr="008860D4">
        <w:t>Actors</w:t>
      </w:r>
    </w:p>
    <w:p w:rsidR="00253E56" w:rsidRPr="008860D4" w:rsidRDefault="00253E56" w:rsidP="00253E56">
      <w:pPr>
        <w:ind w:left="720"/>
      </w:pPr>
      <w:r>
        <w:t>Application administrator</w:t>
      </w:r>
    </w:p>
    <w:p w:rsidR="00253E56" w:rsidRDefault="00253E56" w:rsidP="00253E56">
      <w:pPr>
        <w:pStyle w:val="Heading3"/>
      </w:pPr>
      <w:r>
        <w:t>Pre-conditions</w:t>
      </w:r>
    </w:p>
    <w:p w:rsidR="00253E56" w:rsidRDefault="00CF639E" w:rsidP="00CD2411">
      <w:pPr>
        <w:pStyle w:val="ListParagraph"/>
        <w:numPr>
          <w:ilvl w:val="1"/>
          <w:numId w:val="13"/>
        </w:numPr>
      </w:pPr>
      <w:r>
        <w:t>Cascade Runs have been executed previously, user wants to perform ongoing review of the status of current cascades</w:t>
      </w:r>
    </w:p>
    <w:p w:rsidR="00CF639E" w:rsidRDefault="00CF639E" w:rsidP="00CD2411">
      <w:pPr>
        <w:pStyle w:val="ListParagraph"/>
        <w:numPr>
          <w:ilvl w:val="1"/>
          <w:numId w:val="13"/>
        </w:numPr>
      </w:pPr>
      <w:r>
        <w:t>Nightly updates are being applied to status of Asset transfers</w:t>
      </w:r>
    </w:p>
    <w:p w:rsidR="00253E56" w:rsidRDefault="00253E56" w:rsidP="00253E56">
      <w:pPr>
        <w:spacing w:after="160"/>
        <w:rPr>
          <w:rFonts w:ascii="Arial" w:eastAsiaTheme="majorEastAsia" w:hAnsi="Arial" w:cstheme="majorBidi"/>
          <w:i/>
          <w:color w:val="000000" w:themeColor="text1"/>
          <w:szCs w:val="24"/>
        </w:rPr>
      </w:pPr>
      <w:r>
        <w:br w:type="page"/>
      </w:r>
    </w:p>
    <w:p w:rsidR="00253E56" w:rsidRDefault="00E5544F" w:rsidP="00CF639E">
      <w:pPr>
        <w:pStyle w:val="Heading3"/>
      </w:pPr>
      <w:r>
        <w:lastRenderedPageBreak/>
        <w:t>Main flow – Ongoing review/update of prior Cascade matches</w:t>
      </w:r>
    </w:p>
    <w:p w:rsidR="00253E56" w:rsidRPr="0025665C" w:rsidRDefault="00253E56" w:rsidP="00253E56"/>
    <w:tbl>
      <w:tblPr>
        <w:tblW w:w="1027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45"/>
        <w:gridCol w:w="3870"/>
        <w:gridCol w:w="5760"/>
      </w:tblGrid>
      <w:tr w:rsidR="00253E56" w:rsidRPr="00190B69" w:rsidTr="003F56C0">
        <w:trPr>
          <w:cantSplit/>
          <w:tblHeader/>
        </w:trPr>
        <w:tc>
          <w:tcPr>
            <w:tcW w:w="645" w:type="dxa"/>
            <w:shd w:val="clear" w:color="auto" w:fill="D9D9D9" w:themeFill="background1" w:themeFillShade="D9"/>
            <w:vAlign w:val="center"/>
          </w:tcPr>
          <w:p w:rsidR="00253E56" w:rsidRPr="00190B69" w:rsidRDefault="00253E56" w:rsidP="00253E56">
            <w:pPr>
              <w:spacing w:after="120"/>
              <w:jc w:val="center"/>
              <w:rPr>
                <w:b/>
                <w:szCs w:val="24"/>
              </w:rPr>
            </w:pPr>
            <w:r w:rsidRPr="00190B69">
              <w:rPr>
                <w:b/>
                <w:szCs w:val="24"/>
              </w:rPr>
              <w:t>Step</w:t>
            </w:r>
          </w:p>
        </w:tc>
        <w:tc>
          <w:tcPr>
            <w:tcW w:w="3870" w:type="dxa"/>
            <w:shd w:val="clear" w:color="auto" w:fill="D9D9D9" w:themeFill="background1" w:themeFillShade="D9"/>
            <w:vAlign w:val="center"/>
          </w:tcPr>
          <w:p w:rsidR="00253E56" w:rsidRPr="00190B69" w:rsidRDefault="00253E56" w:rsidP="00253E56">
            <w:pPr>
              <w:spacing w:after="120"/>
              <w:jc w:val="center"/>
              <w:rPr>
                <w:b/>
                <w:szCs w:val="24"/>
              </w:rPr>
            </w:pPr>
            <w:r w:rsidRPr="00190B69">
              <w:rPr>
                <w:b/>
                <w:szCs w:val="24"/>
              </w:rPr>
              <w:t>User Action</w:t>
            </w:r>
          </w:p>
        </w:tc>
        <w:tc>
          <w:tcPr>
            <w:tcW w:w="5760" w:type="dxa"/>
            <w:shd w:val="clear" w:color="auto" w:fill="D9D9D9" w:themeFill="background1" w:themeFillShade="D9"/>
            <w:vAlign w:val="center"/>
          </w:tcPr>
          <w:p w:rsidR="00253E56" w:rsidRPr="00190B69" w:rsidRDefault="00253E56" w:rsidP="00253E56">
            <w:pPr>
              <w:spacing w:after="120"/>
              <w:jc w:val="center"/>
              <w:rPr>
                <w:b/>
                <w:szCs w:val="24"/>
              </w:rPr>
            </w:pPr>
            <w:r w:rsidRPr="00190B69">
              <w:rPr>
                <w:b/>
                <w:szCs w:val="24"/>
              </w:rPr>
              <w:t>System Action</w:t>
            </w:r>
          </w:p>
        </w:tc>
      </w:tr>
      <w:tr w:rsidR="00253E56" w:rsidRPr="00EC7926" w:rsidTr="003F56C0">
        <w:trPr>
          <w:cantSplit/>
        </w:trPr>
        <w:tc>
          <w:tcPr>
            <w:tcW w:w="645" w:type="dxa"/>
          </w:tcPr>
          <w:p w:rsidR="00253E56" w:rsidRPr="00B71AB0" w:rsidRDefault="00253E56" w:rsidP="00CD2411">
            <w:pPr>
              <w:pStyle w:val="ListParagraph"/>
              <w:widowControl w:val="0"/>
              <w:numPr>
                <w:ilvl w:val="0"/>
                <w:numId w:val="21"/>
              </w:numPr>
              <w:spacing w:line="240" w:lineRule="atLeast"/>
              <w:jc w:val="center"/>
            </w:pPr>
          </w:p>
        </w:tc>
        <w:tc>
          <w:tcPr>
            <w:tcW w:w="3870" w:type="dxa"/>
          </w:tcPr>
          <w:p w:rsidR="00253E56" w:rsidRPr="00B71AB0" w:rsidRDefault="00253E56" w:rsidP="00253E56">
            <w:pPr>
              <w:tabs>
                <w:tab w:val="left" w:pos="1230"/>
              </w:tabs>
              <w:spacing w:after="120"/>
            </w:pPr>
            <w:r>
              <w:t>User clicks on the ‘Cascade Results’ option in the navigation menu.</w:t>
            </w:r>
          </w:p>
        </w:tc>
        <w:tc>
          <w:tcPr>
            <w:tcW w:w="5760" w:type="dxa"/>
          </w:tcPr>
          <w:p w:rsidR="00E5544F" w:rsidRDefault="00253E56" w:rsidP="00253E56">
            <w:pPr>
              <w:tabs>
                <w:tab w:val="left" w:pos="1230"/>
              </w:tabs>
            </w:pPr>
            <w:r>
              <w:t>The ‘Cascade Results’ scree</w:t>
            </w:r>
            <w:r w:rsidR="00E5544F">
              <w:t>n is displayed.  This includes the filter criteria already described in the previous flow.</w:t>
            </w:r>
          </w:p>
          <w:p w:rsidR="00253E56" w:rsidRPr="002705F1" w:rsidRDefault="00253E56" w:rsidP="00253E56">
            <w:pPr>
              <w:tabs>
                <w:tab w:val="left" w:pos="1230"/>
              </w:tabs>
            </w:pPr>
          </w:p>
        </w:tc>
      </w:tr>
      <w:tr w:rsidR="00E5544F" w:rsidRPr="00EC7926" w:rsidTr="003F56C0">
        <w:trPr>
          <w:cantSplit/>
        </w:trPr>
        <w:tc>
          <w:tcPr>
            <w:tcW w:w="645" w:type="dxa"/>
          </w:tcPr>
          <w:p w:rsidR="00E5544F" w:rsidRPr="00B71AB0" w:rsidRDefault="00E5544F" w:rsidP="00CD2411">
            <w:pPr>
              <w:pStyle w:val="ListParagraph"/>
              <w:widowControl w:val="0"/>
              <w:numPr>
                <w:ilvl w:val="0"/>
                <w:numId w:val="21"/>
              </w:numPr>
              <w:spacing w:line="240" w:lineRule="atLeast"/>
              <w:jc w:val="center"/>
            </w:pPr>
          </w:p>
        </w:tc>
        <w:tc>
          <w:tcPr>
            <w:tcW w:w="3870" w:type="dxa"/>
          </w:tcPr>
          <w:p w:rsidR="003F56C0" w:rsidRDefault="003F56C0" w:rsidP="003F56C0">
            <w:pPr>
              <w:tabs>
                <w:tab w:val="left" w:pos="1230"/>
              </w:tabs>
            </w:pPr>
            <w:r>
              <w:t>Based on inputs from offline follow-ups, user makes the following updates:</w:t>
            </w:r>
          </w:p>
          <w:p w:rsidR="003F56C0" w:rsidRDefault="003F56C0" w:rsidP="00CD2411">
            <w:pPr>
              <w:pStyle w:val="ListParagraph"/>
              <w:numPr>
                <w:ilvl w:val="0"/>
                <w:numId w:val="22"/>
              </w:numPr>
              <w:tabs>
                <w:tab w:val="left" w:pos="1230"/>
              </w:tabs>
            </w:pPr>
            <w:r>
              <w:t>‘on hold’ to ‘confirmed’, if cascade is good to go.</w:t>
            </w:r>
          </w:p>
          <w:p w:rsidR="003F56C0" w:rsidRDefault="003F56C0" w:rsidP="00CD2411">
            <w:pPr>
              <w:pStyle w:val="ListParagraph"/>
              <w:numPr>
                <w:ilvl w:val="0"/>
                <w:numId w:val="22"/>
              </w:numPr>
              <w:tabs>
                <w:tab w:val="left" w:pos="1230"/>
              </w:tabs>
            </w:pPr>
            <w:r>
              <w:t>‘on hold’ to ‘open’, if cascade is not possible</w:t>
            </w:r>
          </w:p>
          <w:p w:rsidR="003F56C0" w:rsidRDefault="002578F9" w:rsidP="00CD2411">
            <w:pPr>
              <w:pStyle w:val="ListParagraph"/>
              <w:numPr>
                <w:ilvl w:val="0"/>
                <w:numId w:val="22"/>
              </w:numPr>
              <w:tabs>
                <w:tab w:val="left" w:pos="1230"/>
              </w:tabs>
            </w:pPr>
            <w:r>
              <w:t>‘on hold’ or ‘confirmed’ to ‘transfer initiated’ if paperwork for transfer has started.</w:t>
            </w:r>
          </w:p>
          <w:p w:rsidR="002578F9" w:rsidRDefault="002578F9" w:rsidP="002578F9">
            <w:pPr>
              <w:tabs>
                <w:tab w:val="left" w:pos="1230"/>
              </w:tabs>
            </w:pPr>
            <w:r>
              <w:t>After making the above updates, the user clicks on ‘Submit’.</w:t>
            </w:r>
          </w:p>
        </w:tc>
        <w:tc>
          <w:tcPr>
            <w:tcW w:w="5760" w:type="dxa"/>
          </w:tcPr>
          <w:p w:rsidR="00E5544F" w:rsidRDefault="002578F9" w:rsidP="00253E56">
            <w:pPr>
              <w:tabs>
                <w:tab w:val="left" w:pos="1230"/>
              </w:tabs>
            </w:pPr>
            <w:r>
              <w:t>The system will save the updates as entered by the user.</w:t>
            </w:r>
          </w:p>
          <w:p w:rsidR="002578F9" w:rsidRDefault="002578F9" w:rsidP="00253E56">
            <w:pPr>
              <w:tabs>
                <w:tab w:val="left" w:pos="1230"/>
              </w:tabs>
            </w:pPr>
          </w:p>
          <w:p w:rsidR="002578F9" w:rsidRDefault="002578F9" w:rsidP="00253E56">
            <w:pPr>
              <w:tabs>
                <w:tab w:val="left" w:pos="1230"/>
              </w:tabs>
            </w:pPr>
            <w:r>
              <w:t>If status is marked as ‘open’</w:t>
            </w:r>
            <w:r w:rsidR="00392564">
              <w:t xml:space="preserve"> the Requirement will be included in subsequent </w:t>
            </w:r>
            <w:r>
              <w:t>Cascade Runs, and the Asse</w:t>
            </w:r>
            <w:r w:rsidR="00392564">
              <w:t>t</w:t>
            </w:r>
            <w:r>
              <w:t xml:space="preserve"> previously assigned is released to the Available pool (user would need to take if off the pool in the Availability screen if it is not to be included in future Cascade Runs).</w:t>
            </w:r>
          </w:p>
          <w:p w:rsidR="00392564" w:rsidRDefault="00392564" w:rsidP="00253E56">
            <w:pPr>
              <w:tabs>
                <w:tab w:val="left" w:pos="1230"/>
              </w:tabs>
            </w:pPr>
          </w:p>
          <w:p w:rsidR="00392564" w:rsidRPr="00392564" w:rsidRDefault="00392564" w:rsidP="00253E56">
            <w:pPr>
              <w:tabs>
                <w:tab w:val="left" w:pos="1230"/>
              </w:tabs>
              <w:rPr>
                <w:u w:val="single"/>
              </w:rPr>
            </w:pPr>
            <w:r w:rsidRPr="00392564">
              <w:rPr>
                <w:u w:val="single"/>
              </w:rPr>
              <w:t>Nightly batch job actions:</w:t>
            </w:r>
          </w:p>
          <w:p w:rsidR="00392564" w:rsidRDefault="00392564" w:rsidP="00392564">
            <w:pPr>
              <w:tabs>
                <w:tab w:val="left" w:pos="1230"/>
              </w:tabs>
            </w:pPr>
            <w:r>
              <w:t>If current location of an Asset in ‘Transfer initiated’ status:</w:t>
            </w:r>
          </w:p>
          <w:p w:rsidR="00B34314" w:rsidRDefault="00392564" w:rsidP="00CD2411">
            <w:pPr>
              <w:pStyle w:val="ListParagraph"/>
              <w:numPr>
                <w:ilvl w:val="0"/>
                <w:numId w:val="23"/>
              </w:numPr>
              <w:tabs>
                <w:tab w:val="left" w:pos="1230"/>
              </w:tabs>
            </w:pPr>
            <w:r>
              <w:t>Matches the target location, the system will change the status to ‘Transfer completed</w:t>
            </w:r>
            <w:r w:rsidR="005D74FF">
              <w:t>’</w:t>
            </w:r>
            <w:r>
              <w:t>.</w:t>
            </w:r>
          </w:p>
          <w:p w:rsidR="00392564" w:rsidRDefault="00392564" w:rsidP="00CD2411">
            <w:pPr>
              <w:pStyle w:val="ListParagraph"/>
              <w:numPr>
                <w:ilvl w:val="0"/>
                <w:numId w:val="23"/>
              </w:numPr>
              <w:tabs>
                <w:tab w:val="left" w:pos="1230"/>
              </w:tabs>
            </w:pPr>
            <w:r>
              <w:t xml:space="preserve">Does not match the target location, but is different from source location, the system will change the status to ‘Exception’ (the user will need to investigate, and if </w:t>
            </w:r>
            <w:r w:rsidR="007901C5">
              <w:t xml:space="preserve">the issue cannot be resolved, the user will need to </w:t>
            </w:r>
            <w:r>
              <w:t>change the status of this Requirement to ‘Open’</w:t>
            </w:r>
            <w:r w:rsidR="007901C5">
              <w:t>.</w:t>
            </w:r>
          </w:p>
        </w:tc>
      </w:tr>
      <w:tr w:rsidR="00B34314" w:rsidRPr="00EC7926" w:rsidTr="003F56C0">
        <w:trPr>
          <w:cantSplit/>
        </w:trPr>
        <w:tc>
          <w:tcPr>
            <w:tcW w:w="645" w:type="dxa"/>
          </w:tcPr>
          <w:p w:rsidR="00B34314" w:rsidRPr="00B71AB0" w:rsidRDefault="00B34314" w:rsidP="00CD2411">
            <w:pPr>
              <w:pStyle w:val="ListParagraph"/>
              <w:widowControl w:val="0"/>
              <w:numPr>
                <w:ilvl w:val="0"/>
                <w:numId w:val="21"/>
              </w:numPr>
              <w:spacing w:line="240" w:lineRule="atLeast"/>
              <w:jc w:val="center"/>
            </w:pPr>
          </w:p>
        </w:tc>
        <w:tc>
          <w:tcPr>
            <w:tcW w:w="3870" w:type="dxa"/>
          </w:tcPr>
          <w:p w:rsidR="00C76A2F" w:rsidRDefault="00C76A2F" w:rsidP="003F56C0">
            <w:pPr>
              <w:tabs>
                <w:tab w:val="left" w:pos="1230"/>
              </w:tabs>
            </w:pPr>
            <w:r>
              <w:t>User clicks on the ‘Export’ button</w:t>
            </w:r>
          </w:p>
        </w:tc>
        <w:tc>
          <w:tcPr>
            <w:tcW w:w="5760" w:type="dxa"/>
          </w:tcPr>
          <w:p w:rsidR="00C76A2F" w:rsidRDefault="00C76A2F" w:rsidP="00C76A2F">
            <w:pPr>
              <w:tabs>
                <w:tab w:val="left" w:pos="1230"/>
              </w:tabs>
            </w:pPr>
            <w:r>
              <w:t>The system provides an option to create an excel extract of all matches completed for the school year.  All attributes of the ‘Requirement’ and the attributes of the selected asset will be included, as follows:</w:t>
            </w:r>
          </w:p>
          <w:tbl>
            <w:tblPr>
              <w:tblStyle w:val="TableGrid"/>
              <w:tblW w:w="0" w:type="auto"/>
              <w:tblLayout w:type="fixed"/>
              <w:tblLook w:val="04A0" w:firstRow="1" w:lastRow="0" w:firstColumn="1" w:lastColumn="0" w:noHBand="0" w:noVBand="1"/>
            </w:tblPr>
            <w:tblGrid>
              <w:gridCol w:w="3480"/>
              <w:gridCol w:w="3480"/>
            </w:tblGrid>
            <w:tr w:rsidR="00C76A2F" w:rsidTr="00E7781C">
              <w:tc>
                <w:tcPr>
                  <w:tcW w:w="3480" w:type="dxa"/>
                  <w:shd w:val="clear" w:color="auto" w:fill="D9D9D9" w:themeFill="background1" w:themeFillShade="D9"/>
                </w:tcPr>
                <w:p w:rsidR="00C76A2F" w:rsidRPr="00C77F46" w:rsidRDefault="00C76A2F" w:rsidP="00C76A2F">
                  <w:pPr>
                    <w:tabs>
                      <w:tab w:val="left" w:pos="1230"/>
                    </w:tabs>
                    <w:rPr>
                      <w:b/>
                    </w:rPr>
                  </w:pPr>
                  <w:r w:rsidRPr="00C77F46">
                    <w:rPr>
                      <w:b/>
                    </w:rPr>
                    <w:t>Requirements attributes</w:t>
                  </w:r>
                </w:p>
              </w:tc>
              <w:tc>
                <w:tcPr>
                  <w:tcW w:w="3480" w:type="dxa"/>
                  <w:shd w:val="clear" w:color="auto" w:fill="D9D9D9" w:themeFill="background1" w:themeFillShade="D9"/>
                </w:tcPr>
                <w:p w:rsidR="00C76A2F" w:rsidRPr="00C77F46" w:rsidRDefault="00C76A2F" w:rsidP="00C76A2F">
                  <w:pPr>
                    <w:tabs>
                      <w:tab w:val="left" w:pos="1230"/>
                    </w:tabs>
                    <w:rPr>
                      <w:b/>
                    </w:rPr>
                  </w:pPr>
                  <w:r w:rsidRPr="00C77F46">
                    <w:rPr>
                      <w:b/>
                    </w:rPr>
                    <w:t>Attributes of proposed asset match</w:t>
                  </w:r>
                </w:p>
              </w:tc>
            </w:tr>
            <w:tr w:rsidR="00C76A2F" w:rsidTr="00E7781C">
              <w:tc>
                <w:tcPr>
                  <w:tcW w:w="3480" w:type="dxa"/>
                </w:tcPr>
                <w:p w:rsidR="00C76A2F" w:rsidRDefault="00C76A2F" w:rsidP="00C76A2F">
                  <w:pPr>
                    <w:tabs>
                      <w:tab w:val="left" w:pos="1230"/>
                    </w:tabs>
                  </w:pPr>
                  <w:r>
                    <w:t>Reason for requirement (one of items in section 3, #1.7)</w:t>
                  </w:r>
                </w:p>
              </w:tc>
              <w:tc>
                <w:tcPr>
                  <w:tcW w:w="3480" w:type="dxa"/>
                </w:tcPr>
                <w:p w:rsidR="00C76A2F" w:rsidRDefault="00C76A2F" w:rsidP="00C76A2F">
                  <w:pPr>
                    <w:tabs>
                      <w:tab w:val="left" w:pos="1230"/>
                    </w:tabs>
                  </w:pPr>
                  <w:r>
                    <w:t>Reason for availability</w:t>
                  </w:r>
                </w:p>
              </w:tc>
            </w:tr>
            <w:tr w:rsidR="00C76A2F" w:rsidTr="00E7781C">
              <w:tc>
                <w:tcPr>
                  <w:tcW w:w="3480" w:type="dxa"/>
                </w:tcPr>
                <w:p w:rsidR="00C76A2F" w:rsidRDefault="00C76A2F" w:rsidP="00C76A2F">
                  <w:pPr>
                    <w:tabs>
                      <w:tab w:val="left" w:pos="1230"/>
                    </w:tabs>
                  </w:pPr>
                  <w:r>
                    <w:t>Contract name</w:t>
                  </w:r>
                </w:p>
              </w:tc>
              <w:tc>
                <w:tcPr>
                  <w:tcW w:w="3480" w:type="dxa"/>
                </w:tcPr>
                <w:p w:rsidR="00C76A2F" w:rsidRDefault="00C76A2F" w:rsidP="00C76A2F">
                  <w:pPr>
                    <w:tabs>
                      <w:tab w:val="left" w:pos="1230"/>
                    </w:tabs>
                  </w:pPr>
                  <w:r>
                    <w:t>Owner</w:t>
                  </w:r>
                </w:p>
              </w:tc>
            </w:tr>
            <w:tr w:rsidR="00C76A2F" w:rsidTr="00E7781C">
              <w:tc>
                <w:tcPr>
                  <w:tcW w:w="3480" w:type="dxa"/>
                </w:tcPr>
                <w:p w:rsidR="00C76A2F" w:rsidRDefault="00C76A2F" w:rsidP="00C76A2F">
                  <w:pPr>
                    <w:tabs>
                      <w:tab w:val="left" w:pos="1230"/>
                    </w:tabs>
                  </w:pPr>
                </w:p>
              </w:tc>
              <w:tc>
                <w:tcPr>
                  <w:tcW w:w="3480" w:type="dxa"/>
                </w:tcPr>
                <w:p w:rsidR="00C76A2F" w:rsidRDefault="00C76A2F" w:rsidP="00C76A2F">
                  <w:pPr>
                    <w:tabs>
                      <w:tab w:val="left" w:pos="1230"/>
                    </w:tabs>
                  </w:pPr>
                  <w:r>
                    <w:t>Org</w:t>
                  </w:r>
                </w:p>
              </w:tc>
            </w:tr>
            <w:tr w:rsidR="00C76A2F" w:rsidTr="00E7781C">
              <w:tc>
                <w:tcPr>
                  <w:tcW w:w="3480" w:type="dxa"/>
                </w:tcPr>
                <w:p w:rsidR="00C76A2F" w:rsidRDefault="00C76A2F" w:rsidP="00C76A2F">
                  <w:pPr>
                    <w:tabs>
                      <w:tab w:val="left" w:pos="1230"/>
                    </w:tabs>
                  </w:pPr>
                  <w:r>
                    <w:t>MaxAge</w:t>
                  </w:r>
                </w:p>
              </w:tc>
              <w:tc>
                <w:tcPr>
                  <w:tcW w:w="3480" w:type="dxa"/>
                </w:tcPr>
                <w:p w:rsidR="00C76A2F" w:rsidRDefault="00C76A2F" w:rsidP="00C76A2F">
                  <w:pPr>
                    <w:tabs>
                      <w:tab w:val="left" w:pos="1230"/>
                    </w:tabs>
                  </w:pPr>
                  <w:r>
                    <w:t>Model year</w:t>
                  </w:r>
                </w:p>
              </w:tc>
            </w:tr>
            <w:tr w:rsidR="00C76A2F" w:rsidTr="00E7781C">
              <w:tc>
                <w:tcPr>
                  <w:tcW w:w="3480" w:type="dxa"/>
                </w:tcPr>
                <w:p w:rsidR="00C76A2F" w:rsidRDefault="00C76A2F" w:rsidP="00C76A2F">
                  <w:pPr>
                    <w:tabs>
                      <w:tab w:val="left" w:pos="1230"/>
                    </w:tabs>
                  </w:pPr>
                  <w:r>
                    <w:t>Bus type</w:t>
                  </w:r>
                </w:p>
              </w:tc>
              <w:tc>
                <w:tcPr>
                  <w:tcW w:w="3480" w:type="dxa"/>
                </w:tcPr>
                <w:p w:rsidR="00C76A2F" w:rsidRDefault="00C76A2F" w:rsidP="00C76A2F">
                  <w:pPr>
                    <w:tabs>
                      <w:tab w:val="left" w:pos="1230"/>
                    </w:tabs>
                  </w:pPr>
                  <w:r>
                    <w:t>Bus type</w:t>
                  </w:r>
                </w:p>
              </w:tc>
            </w:tr>
            <w:tr w:rsidR="00C76A2F" w:rsidTr="00E7781C">
              <w:tc>
                <w:tcPr>
                  <w:tcW w:w="3480" w:type="dxa"/>
                </w:tcPr>
                <w:p w:rsidR="00C76A2F" w:rsidRDefault="00C76A2F" w:rsidP="00C76A2F">
                  <w:pPr>
                    <w:tabs>
                      <w:tab w:val="left" w:pos="1230"/>
                    </w:tabs>
                  </w:pPr>
                  <w:r>
                    <w:t>Seating capacity</w:t>
                  </w:r>
                </w:p>
              </w:tc>
              <w:tc>
                <w:tcPr>
                  <w:tcW w:w="3480" w:type="dxa"/>
                </w:tcPr>
                <w:p w:rsidR="00C76A2F" w:rsidRDefault="00C76A2F" w:rsidP="00C76A2F">
                  <w:pPr>
                    <w:tabs>
                      <w:tab w:val="left" w:pos="1230"/>
                    </w:tabs>
                  </w:pPr>
                  <w:r>
                    <w:t>Seating capacity</w:t>
                  </w:r>
                </w:p>
              </w:tc>
            </w:tr>
            <w:tr w:rsidR="00C76A2F" w:rsidTr="00E7781C">
              <w:tc>
                <w:tcPr>
                  <w:tcW w:w="3480" w:type="dxa"/>
                </w:tcPr>
                <w:p w:rsidR="00C76A2F" w:rsidRDefault="00C76A2F" w:rsidP="00C76A2F">
                  <w:pPr>
                    <w:tabs>
                      <w:tab w:val="left" w:pos="1230"/>
                    </w:tabs>
                  </w:pPr>
                  <w:r>
                    <w:t>Wheel chair capacity</w:t>
                  </w:r>
                </w:p>
              </w:tc>
              <w:tc>
                <w:tcPr>
                  <w:tcW w:w="3480" w:type="dxa"/>
                </w:tcPr>
                <w:p w:rsidR="00C76A2F" w:rsidRDefault="00C76A2F" w:rsidP="00C76A2F">
                  <w:pPr>
                    <w:tabs>
                      <w:tab w:val="left" w:pos="1230"/>
                    </w:tabs>
                  </w:pPr>
                  <w:r>
                    <w:t>Wheel chair capacity</w:t>
                  </w:r>
                </w:p>
              </w:tc>
            </w:tr>
            <w:tr w:rsidR="00C76A2F" w:rsidTr="00E7781C">
              <w:tc>
                <w:tcPr>
                  <w:tcW w:w="3480" w:type="dxa"/>
                </w:tcPr>
                <w:p w:rsidR="00C76A2F" w:rsidRDefault="00C76A2F" w:rsidP="00C76A2F">
                  <w:pPr>
                    <w:tabs>
                      <w:tab w:val="left" w:pos="1230"/>
                    </w:tabs>
                  </w:pPr>
                  <w:r>
                    <w:t>A/C (Y/N)</w:t>
                  </w:r>
                </w:p>
              </w:tc>
              <w:tc>
                <w:tcPr>
                  <w:tcW w:w="3480" w:type="dxa"/>
                </w:tcPr>
                <w:p w:rsidR="00C76A2F" w:rsidRDefault="00C76A2F" w:rsidP="00C76A2F">
                  <w:pPr>
                    <w:tabs>
                      <w:tab w:val="left" w:pos="1230"/>
                    </w:tabs>
                  </w:pPr>
                  <w:r>
                    <w:t>A/C (Y/N)</w:t>
                  </w:r>
                </w:p>
              </w:tc>
            </w:tr>
            <w:tr w:rsidR="00C76A2F" w:rsidTr="00E7781C">
              <w:tc>
                <w:tcPr>
                  <w:tcW w:w="3480" w:type="dxa"/>
                </w:tcPr>
                <w:p w:rsidR="00C76A2F" w:rsidRDefault="00C76A2F" w:rsidP="00C76A2F">
                  <w:pPr>
                    <w:tabs>
                      <w:tab w:val="left" w:pos="1230"/>
                    </w:tabs>
                  </w:pPr>
                  <w:r>
                    <w:t>Fuel type</w:t>
                  </w:r>
                </w:p>
              </w:tc>
              <w:tc>
                <w:tcPr>
                  <w:tcW w:w="3480" w:type="dxa"/>
                </w:tcPr>
                <w:p w:rsidR="00C76A2F" w:rsidRDefault="00C76A2F" w:rsidP="00C76A2F">
                  <w:pPr>
                    <w:tabs>
                      <w:tab w:val="left" w:pos="1230"/>
                    </w:tabs>
                  </w:pPr>
                  <w:r>
                    <w:t>Fuel type</w:t>
                  </w:r>
                </w:p>
              </w:tc>
            </w:tr>
            <w:tr w:rsidR="00C76A2F" w:rsidTr="00E7781C">
              <w:tc>
                <w:tcPr>
                  <w:tcW w:w="3480" w:type="dxa"/>
                </w:tcPr>
                <w:p w:rsidR="00C76A2F" w:rsidRDefault="00C76A2F" w:rsidP="00C76A2F">
                  <w:pPr>
                    <w:tabs>
                      <w:tab w:val="left" w:pos="1230"/>
                    </w:tabs>
                  </w:pPr>
                  <w:r>
                    <w:t>Brake type</w:t>
                  </w:r>
                </w:p>
              </w:tc>
              <w:tc>
                <w:tcPr>
                  <w:tcW w:w="3480" w:type="dxa"/>
                </w:tcPr>
                <w:p w:rsidR="00C76A2F" w:rsidRDefault="00C76A2F" w:rsidP="00C76A2F">
                  <w:pPr>
                    <w:tabs>
                      <w:tab w:val="left" w:pos="1230"/>
                    </w:tabs>
                  </w:pPr>
                  <w:r>
                    <w:t>Brake type</w:t>
                  </w:r>
                </w:p>
              </w:tc>
            </w:tr>
            <w:tr w:rsidR="00C76A2F" w:rsidTr="00E7781C">
              <w:tc>
                <w:tcPr>
                  <w:tcW w:w="3480" w:type="dxa"/>
                </w:tcPr>
                <w:p w:rsidR="00C76A2F" w:rsidRDefault="00C76A2F" w:rsidP="00C76A2F">
                  <w:pPr>
                    <w:tabs>
                      <w:tab w:val="left" w:pos="1230"/>
                    </w:tabs>
                  </w:pPr>
                  <w:r>
                    <w:t>Special requirement</w:t>
                  </w:r>
                </w:p>
              </w:tc>
              <w:tc>
                <w:tcPr>
                  <w:tcW w:w="3480" w:type="dxa"/>
                </w:tcPr>
                <w:p w:rsidR="00C76A2F" w:rsidRDefault="00C76A2F" w:rsidP="00C76A2F">
                  <w:pPr>
                    <w:tabs>
                      <w:tab w:val="left" w:pos="1230"/>
                    </w:tabs>
                  </w:pPr>
                  <w:r>
                    <w:t>Fuel type</w:t>
                  </w:r>
                </w:p>
              </w:tc>
            </w:tr>
            <w:tr w:rsidR="00C76A2F" w:rsidTr="00E7781C">
              <w:tc>
                <w:tcPr>
                  <w:tcW w:w="3480" w:type="dxa"/>
                </w:tcPr>
                <w:p w:rsidR="00C76A2F" w:rsidRDefault="00C76A2F" w:rsidP="00C76A2F">
                  <w:pPr>
                    <w:tabs>
                      <w:tab w:val="left" w:pos="1230"/>
                    </w:tabs>
                  </w:pPr>
                  <w:r>
                    <w:t>School start date</w:t>
                  </w:r>
                </w:p>
              </w:tc>
              <w:tc>
                <w:tcPr>
                  <w:tcW w:w="3480" w:type="dxa"/>
                </w:tcPr>
                <w:p w:rsidR="00C76A2F" w:rsidRDefault="00C76A2F" w:rsidP="00C76A2F">
                  <w:pPr>
                    <w:tabs>
                      <w:tab w:val="left" w:pos="1230"/>
                    </w:tabs>
                  </w:pPr>
                  <w:r>
                    <w:t>Engine make</w:t>
                  </w:r>
                </w:p>
              </w:tc>
            </w:tr>
            <w:tr w:rsidR="00C76A2F" w:rsidTr="00E7781C">
              <w:tc>
                <w:tcPr>
                  <w:tcW w:w="3480" w:type="dxa"/>
                </w:tcPr>
                <w:p w:rsidR="00C76A2F" w:rsidRDefault="00C76A2F" w:rsidP="00C76A2F">
                  <w:pPr>
                    <w:tabs>
                      <w:tab w:val="left" w:pos="1230"/>
                    </w:tabs>
                  </w:pPr>
                  <w:r>
                    <w:t>Date vehicle needed</w:t>
                  </w:r>
                </w:p>
              </w:tc>
              <w:tc>
                <w:tcPr>
                  <w:tcW w:w="3480" w:type="dxa"/>
                </w:tcPr>
                <w:p w:rsidR="00C76A2F" w:rsidRDefault="00C76A2F" w:rsidP="00C76A2F">
                  <w:pPr>
                    <w:tabs>
                      <w:tab w:val="left" w:pos="1230"/>
                    </w:tabs>
                  </w:pPr>
                  <w:r>
                    <w:t>Usage code</w:t>
                  </w:r>
                </w:p>
              </w:tc>
            </w:tr>
            <w:tr w:rsidR="00C76A2F" w:rsidTr="00E7781C">
              <w:tc>
                <w:tcPr>
                  <w:tcW w:w="3480" w:type="dxa"/>
                </w:tcPr>
                <w:p w:rsidR="00C76A2F" w:rsidRDefault="00C76A2F" w:rsidP="00C76A2F">
                  <w:pPr>
                    <w:tabs>
                      <w:tab w:val="left" w:pos="1230"/>
                    </w:tabs>
                  </w:pPr>
                  <w:r>
                    <w:t>Other requirements (from Cascade form upload)</w:t>
                  </w:r>
                </w:p>
              </w:tc>
              <w:tc>
                <w:tcPr>
                  <w:tcW w:w="3480" w:type="dxa"/>
                </w:tcPr>
                <w:p w:rsidR="00C76A2F" w:rsidRDefault="00C76A2F" w:rsidP="00C76A2F">
                  <w:pPr>
                    <w:tabs>
                      <w:tab w:val="left" w:pos="1230"/>
                    </w:tabs>
                  </w:pPr>
                </w:p>
              </w:tc>
            </w:tr>
          </w:tbl>
          <w:p w:rsidR="00C76A2F" w:rsidRDefault="00C76A2F" w:rsidP="00C76A2F">
            <w:pPr>
              <w:tabs>
                <w:tab w:val="left" w:pos="1230"/>
              </w:tabs>
            </w:pPr>
          </w:p>
        </w:tc>
      </w:tr>
    </w:tbl>
    <w:p w:rsidR="007C40C3" w:rsidRPr="007C4878" w:rsidRDefault="007C40C3" w:rsidP="007C40C3">
      <w:pPr>
        <w:pStyle w:val="Heading2"/>
      </w:pPr>
      <w:r w:rsidRPr="007C4878">
        <w:lastRenderedPageBreak/>
        <w:t>Flow of Events –</w:t>
      </w:r>
      <w:r>
        <w:t xml:space="preserve"> Save </w:t>
      </w:r>
      <w:r w:rsidR="00B33790">
        <w:t>a copy of the ‘current state’ of the system; restore the system to a previously saved version</w:t>
      </w:r>
    </w:p>
    <w:p w:rsidR="007C40C3" w:rsidRDefault="007C40C3" w:rsidP="007C40C3">
      <w:pPr>
        <w:pStyle w:val="Heading3"/>
      </w:pPr>
      <w:r w:rsidRPr="008860D4">
        <w:t>Actors</w:t>
      </w:r>
    </w:p>
    <w:p w:rsidR="007C40C3" w:rsidRPr="008860D4" w:rsidRDefault="007C40C3" w:rsidP="007C40C3">
      <w:pPr>
        <w:ind w:left="720"/>
      </w:pPr>
      <w:r>
        <w:t>Application administrator</w:t>
      </w:r>
    </w:p>
    <w:p w:rsidR="007C40C3" w:rsidRDefault="007C40C3" w:rsidP="007C40C3">
      <w:pPr>
        <w:pStyle w:val="Heading3"/>
      </w:pPr>
      <w:r>
        <w:t>Pre-conditions</w:t>
      </w:r>
    </w:p>
    <w:p w:rsidR="0012613A" w:rsidRDefault="0012613A" w:rsidP="007C40C3">
      <w:pPr>
        <w:spacing w:after="160"/>
      </w:pPr>
      <w:r>
        <w:t>User has the necessary credentials to perform the ‘save’ and ‘restore’ functionality</w:t>
      </w:r>
    </w:p>
    <w:p w:rsidR="007C40C3" w:rsidRDefault="0012613A" w:rsidP="007C40C3">
      <w:pPr>
        <w:pStyle w:val="Heading3"/>
      </w:pPr>
      <w:r>
        <w:t>Main flow – ‘save’ current state of the system, ‘restore’ a previously saved version.</w:t>
      </w:r>
    </w:p>
    <w:p w:rsidR="007C40C3" w:rsidRPr="0025665C" w:rsidRDefault="007C40C3" w:rsidP="007C40C3"/>
    <w:tbl>
      <w:tblPr>
        <w:tblW w:w="1027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45"/>
        <w:gridCol w:w="3870"/>
        <w:gridCol w:w="5760"/>
      </w:tblGrid>
      <w:tr w:rsidR="007C40C3" w:rsidRPr="00190B69" w:rsidTr="003D7A85">
        <w:trPr>
          <w:cantSplit/>
          <w:tblHeader/>
        </w:trPr>
        <w:tc>
          <w:tcPr>
            <w:tcW w:w="645" w:type="dxa"/>
            <w:shd w:val="clear" w:color="auto" w:fill="D9D9D9" w:themeFill="background1" w:themeFillShade="D9"/>
            <w:vAlign w:val="center"/>
          </w:tcPr>
          <w:p w:rsidR="007C40C3" w:rsidRPr="00190B69" w:rsidRDefault="007C40C3" w:rsidP="003D7A85">
            <w:pPr>
              <w:spacing w:after="120"/>
              <w:jc w:val="center"/>
              <w:rPr>
                <w:b/>
                <w:szCs w:val="24"/>
              </w:rPr>
            </w:pPr>
            <w:r w:rsidRPr="00190B69">
              <w:rPr>
                <w:b/>
                <w:szCs w:val="24"/>
              </w:rPr>
              <w:t>Step</w:t>
            </w:r>
          </w:p>
        </w:tc>
        <w:tc>
          <w:tcPr>
            <w:tcW w:w="3870" w:type="dxa"/>
            <w:shd w:val="clear" w:color="auto" w:fill="D9D9D9" w:themeFill="background1" w:themeFillShade="D9"/>
            <w:vAlign w:val="center"/>
          </w:tcPr>
          <w:p w:rsidR="007C40C3" w:rsidRPr="00190B69" w:rsidRDefault="007C40C3" w:rsidP="003D7A85">
            <w:pPr>
              <w:spacing w:after="120"/>
              <w:jc w:val="center"/>
              <w:rPr>
                <w:b/>
                <w:szCs w:val="24"/>
              </w:rPr>
            </w:pPr>
            <w:r w:rsidRPr="00190B69">
              <w:rPr>
                <w:b/>
                <w:szCs w:val="24"/>
              </w:rPr>
              <w:t>User Action</w:t>
            </w:r>
          </w:p>
        </w:tc>
        <w:tc>
          <w:tcPr>
            <w:tcW w:w="5760" w:type="dxa"/>
            <w:shd w:val="clear" w:color="auto" w:fill="D9D9D9" w:themeFill="background1" w:themeFillShade="D9"/>
            <w:vAlign w:val="center"/>
          </w:tcPr>
          <w:p w:rsidR="007C40C3" w:rsidRPr="00190B69" w:rsidRDefault="007C40C3" w:rsidP="003D7A85">
            <w:pPr>
              <w:spacing w:after="120"/>
              <w:jc w:val="center"/>
              <w:rPr>
                <w:b/>
                <w:szCs w:val="24"/>
              </w:rPr>
            </w:pPr>
            <w:r w:rsidRPr="00190B69">
              <w:rPr>
                <w:b/>
                <w:szCs w:val="24"/>
              </w:rPr>
              <w:t>System Action</w:t>
            </w:r>
          </w:p>
        </w:tc>
      </w:tr>
      <w:tr w:rsidR="007C40C3" w:rsidRPr="00EC7926" w:rsidTr="003D7A85">
        <w:trPr>
          <w:cantSplit/>
        </w:trPr>
        <w:tc>
          <w:tcPr>
            <w:tcW w:w="645" w:type="dxa"/>
          </w:tcPr>
          <w:p w:rsidR="007C40C3" w:rsidRPr="00B71AB0" w:rsidRDefault="007C40C3" w:rsidP="0012613A">
            <w:pPr>
              <w:pStyle w:val="ListParagraph"/>
              <w:widowControl w:val="0"/>
              <w:numPr>
                <w:ilvl w:val="0"/>
                <w:numId w:val="34"/>
              </w:numPr>
              <w:spacing w:line="240" w:lineRule="atLeast"/>
              <w:jc w:val="center"/>
            </w:pPr>
          </w:p>
        </w:tc>
        <w:tc>
          <w:tcPr>
            <w:tcW w:w="3870" w:type="dxa"/>
          </w:tcPr>
          <w:p w:rsidR="007C40C3" w:rsidRPr="00B71AB0" w:rsidRDefault="0012613A" w:rsidP="003D7A85">
            <w:pPr>
              <w:tabs>
                <w:tab w:val="left" w:pos="1230"/>
              </w:tabs>
              <w:spacing w:after="120"/>
            </w:pPr>
            <w:r>
              <w:t xml:space="preserve">On the </w:t>
            </w:r>
            <w:r w:rsidR="00800F1F">
              <w:t xml:space="preserve">‘Cascade Engine Results’ screen, user clicks on </w:t>
            </w:r>
            <w:r w:rsidR="005442E4">
              <w:t>the ‘</w:t>
            </w:r>
            <w:r w:rsidR="00800F1F">
              <w:t>Backup’ button.</w:t>
            </w:r>
          </w:p>
        </w:tc>
        <w:tc>
          <w:tcPr>
            <w:tcW w:w="5760" w:type="dxa"/>
          </w:tcPr>
          <w:p w:rsidR="007C40C3" w:rsidRPr="002705F1" w:rsidRDefault="00800F1F" w:rsidP="003D7A85">
            <w:pPr>
              <w:tabs>
                <w:tab w:val="left" w:pos="1230"/>
              </w:tabs>
            </w:pPr>
            <w:r>
              <w:t>The system displays an entry field for the user to enter a label/name for the the version to be saved.  This will be used to help the user identify the version being saved, if it is to be restored at a later time.</w:t>
            </w:r>
          </w:p>
        </w:tc>
      </w:tr>
      <w:tr w:rsidR="00800F1F" w:rsidRPr="00EC7926" w:rsidTr="003D7A85">
        <w:trPr>
          <w:cantSplit/>
        </w:trPr>
        <w:tc>
          <w:tcPr>
            <w:tcW w:w="645" w:type="dxa"/>
          </w:tcPr>
          <w:p w:rsidR="00800F1F" w:rsidRPr="00B71AB0" w:rsidRDefault="00800F1F" w:rsidP="0012613A">
            <w:pPr>
              <w:pStyle w:val="ListParagraph"/>
              <w:widowControl w:val="0"/>
              <w:numPr>
                <w:ilvl w:val="0"/>
                <w:numId w:val="34"/>
              </w:numPr>
              <w:spacing w:line="240" w:lineRule="atLeast"/>
              <w:jc w:val="center"/>
            </w:pPr>
          </w:p>
        </w:tc>
        <w:tc>
          <w:tcPr>
            <w:tcW w:w="3870" w:type="dxa"/>
          </w:tcPr>
          <w:p w:rsidR="00800F1F" w:rsidRDefault="00800F1F" w:rsidP="003D7A85">
            <w:pPr>
              <w:tabs>
                <w:tab w:val="left" w:pos="1230"/>
              </w:tabs>
              <w:spacing w:after="120"/>
            </w:pPr>
            <w:r>
              <w:t>User enters a label of length not to exceed 20 characters, and clicks on ‘save’.</w:t>
            </w:r>
          </w:p>
          <w:p w:rsidR="00800F1F" w:rsidRDefault="00800F1F" w:rsidP="003D7A85">
            <w:pPr>
              <w:tabs>
                <w:tab w:val="left" w:pos="1230"/>
              </w:tabs>
              <w:spacing w:after="120"/>
            </w:pPr>
            <w:r>
              <w:t>User also has the option to ‘cancel’ the operation.</w:t>
            </w:r>
          </w:p>
        </w:tc>
        <w:tc>
          <w:tcPr>
            <w:tcW w:w="5760" w:type="dxa"/>
          </w:tcPr>
          <w:p w:rsidR="00800F1F" w:rsidRDefault="00800F1F" w:rsidP="003D7A85">
            <w:pPr>
              <w:tabs>
                <w:tab w:val="left" w:pos="1230"/>
              </w:tabs>
            </w:pPr>
            <w:r>
              <w:t>The system creates a backup of the current state of the system.  The backup will include:</w:t>
            </w:r>
          </w:p>
          <w:p w:rsidR="00800F1F" w:rsidRDefault="00800F1F" w:rsidP="00800F1F">
            <w:pPr>
              <w:pStyle w:val="ListParagraph"/>
              <w:numPr>
                <w:ilvl w:val="0"/>
                <w:numId w:val="35"/>
              </w:numPr>
              <w:tabs>
                <w:tab w:val="left" w:pos="1230"/>
              </w:tabs>
            </w:pPr>
            <w:r>
              <w:t>All ‘available’ assets</w:t>
            </w:r>
          </w:p>
          <w:p w:rsidR="00800F1F" w:rsidRDefault="00800F1F" w:rsidP="00800F1F">
            <w:pPr>
              <w:pStyle w:val="ListParagraph"/>
              <w:numPr>
                <w:ilvl w:val="0"/>
                <w:numId w:val="35"/>
              </w:numPr>
              <w:tabs>
                <w:tab w:val="left" w:pos="1230"/>
              </w:tabs>
            </w:pPr>
            <w:r>
              <w:t xml:space="preserve">All ‘requirements’ </w:t>
            </w:r>
          </w:p>
          <w:p w:rsidR="00800F1F" w:rsidRDefault="00800F1F" w:rsidP="00800F1F">
            <w:pPr>
              <w:pStyle w:val="ListParagraph"/>
              <w:numPr>
                <w:ilvl w:val="0"/>
                <w:numId w:val="35"/>
              </w:numPr>
              <w:tabs>
                <w:tab w:val="left" w:pos="1230"/>
              </w:tabs>
            </w:pPr>
            <w:r>
              <w:t>Current status of all matches in the system.</w:t>
            </w:r>
          </w:p>
          <w:p w:rsidR="00AC45DF" w:rsidRDefault="00AC45DF" w:rsidP="0088390F">
            <w:pPr>
              <w:pStyle w:val="ListParagraph"/>
              <w:tabs>
                <w:tab w:val="left" w:pos="1230"/>
              </w:tabs>
              <w:ind w:left="0"/>
            </w:pPr>
            <w:r>
              <w:t>The system displays a success / failure message depending on whether the backup operation completed successfully.</w:t>
            </w:r>
          </w:p>
        </w:tc>
      </w:tr>
      <w:tr w:rsidR="00800F1F" w:rsidRPr="00EC7926" w:rsidTr="003D7A85">
        <w:trPr>
          <w:cantSplit/>
        </w:trPr>
        <w:tc>
          <w:tcPr>
            <w:tcW w:w="645" w:type="dxa"/>
          </w:tcPr>
          <w:p w:rsidR="00800F1F" w:rsidRPr="00B71AB0" w:rsidRDefault="00800F1F" w:rsidP="0012613A">
            <w:pPr>
              <w:pStyle w:val="ListParagraph"/>
              <w:widowControl w:val="0"/>
              <w:numPr>
                <w:ilvl w:val="0"/>
                <w:numId w:val="34"/>
              </w:numPr>
              <w:spacing w:line="240" w:lineRule="atLeast"/>
              <w:jc w:val="center"/>
            </w:pPr>
          </w:p>
        </w:tc>
        <w:tc>
          <w:tcPr>
            <w:tcW w:w="3870" w:type="dxa"/>
          </w:tcPr>
          <w:p w:rsidR="00800F1F" w:rsidRDefault="0088390F" w:rsidP="003D7A85">
            <w:pPr>
              <w:tabs>
                <w:tab w:val="left" w:pos="1230"/>
              </w:tabs>
              <w:spacing w:after="120"/>
            </w:pPr>
            <w:r>
              <w:t>The user clicks on the ‘Restore from backup’ button</w:t>
            </w:r>
          </w:p>
        </w:tc>
        <w:tc>
          <w:tcPr>
            <w:tcW w:w="5760" w:type="dxa"/>
          </w:tcPr>
          <w:p w:rsidR="00800F1F" w:rsidRDefault="0088390F" w:rsidP="003D7A85">
            <w:pPr>
              <w:tabs>
                <w:tab w:val="left" w:pos="1230"/>
              </w:tabs>
            </w:pPr>
            <w:r>
              <w:t>The system displays a popup listing all the available backups and the timestamp of when the backup was taken.</w:t>
            </w:r>
          </w:p>
          <w:p w:rsidR="0088390F" w:rsidRDefault="0088390F" w:rsidP="003D7A85">
            <w:pPr>
              <w:tabs>
                <w:tab w:val="left" w:pos="1230"/>
              </w:tabs>
            </w:pPr>
            <w:r>
              <w:t>Only backups taken in the last 15 days will be visible.</w:t>
            </w:r>
          </w:p>
        </w:tc>
      </w:tr>
      <w:tr w:rsidR="0088390F" w:rsidRPr="00EC7926" w:rsidTr="003D7A85">
        <w:trPr>
          <w:cantSplit/>
        </w:trPr>
        <w:tc>
          <w:tcPr>
            <w:tcW w:w="645" w:type="dxa"/>
          </w:tcPr>
          <w:p w:rsidR="0088390F" w:rsidRPr="00B71AB0" w:rsidRDefault="0088390F" w:rsidP="0012613A">
            <w:pPr>
              <w:pStyle w:val="ListParagraph"/>
              <w:widowControl w:val="0"/>
              <w:numPr>
                <w:ilvl w:val="0"/>
                <w:numId w:val="34"/>
              </w:numPr>
              <w:spacing w:line="240" w:lineRule="atLeast"/>
              <w:jc w:val="center"/>
            </w:pPr>
          </w:p>
        </w:tc>
        <w:tc>
          <w:tcPr>
            <w:tcW w:w="3870" w:type="dxa"/>
          </w:tcPr>
          <w:p w:rsidR="0088390F" w:rsidRDefault="0088390F" w:rsidP="003D7A85">
            <w:pPr>
              <w:tabs>
                <w:tab w:val="left" w:pos="1230"/>
              </w:tabs>
              <w:spacing w:after="120"/>
            </w:pPr>
            <w:r>
              <w:t>User selects the backup version to restore from and clicks on ‘Restore’.</w:t>
            </w:r>
          </w:p>
          <w:p w:rsidR="0088390F" w:rsidRDefault="0088390F" w:rsidP="003D7A85">
            <w:pPr>
              <w:tabs>
                <w:tab w:val="left" w:pos="1230"/>
              </w:tabs>
              <w:spacing w:after="120"/>
            </w:pPr>
            <w:r>
              <w:t>The user also has the option to ‘cancel’ the operation.</w:t>
            </w:r>
          </w:p>
        </w:tc>
        <w:tc>
          <w:tcPr>
            <w:tcW w:w="5760" w:type="dxa"/>
          </w:tcPr>
          <w:p w:rsidR="0088390F" w:rsidRDefault="0088390F" w:rsidP="003D7A85">
            <w:pPr>
              <w:tabs>
                <w:tab w:val="left" w:pos="1230"/>
              </w:tabs>
              <w:rPr>
                <w:ins w:id="17" w:author="Ranga Gopalan" w:date="2017-08-30T14:25:00Z"/>
              </w:rPr>
            </w:pPr>
            <w:r>
              <w:t xml:space="preserve">The system completes the </w:t>
            </w:r>
            <w:r w:rsidR="00CF5F10">
              <w:t>restore</w:t>
            </w:r>
            <w:r>
              <w:t>, and displays a success / failure notification.</w:t>
            </w:r>
          </w:p>
          <w:p w:rsidR="00356891" w:rsidRDefault="00356891" w:rsidP="003D7A85">
            <w:pPr>
              <w:tabs>
                <w:tab w:val="left" w:pos="1230"/>
              </w:tabs>
              <w:rPr>
                <w:ins w:id="18" w:author="Ranga Gopalan" w:date="2017-08-30T14:25:00Z"/>
              </w:rPr>
            </w:pPr>
            <w:ins w:id="19" w:author="Ranga Gopalan" w:date="2017-08-30T14:25:00Z">
              <w:r>
                <w:t>During the restore process, the system will make the following adjustments:</w:t>
              </w:r>
            </w:ins>
          </w:p>
          <w:p w:rsidR="00356891" w:rsidRDefault="00356891" w:rsidP="00356891">
            <w:pPr>
              <w:pStyle w:val="ListParagraph"/>
              <w:numPr>
                <w:ilvl w:val="0"/>
                <w:numId w:val="38"/>
              </w:numPr>
              <w:tabs>
                <w:tab w:val="left" w:pos="1230"/>
              </w:tabs>
              <w:rPr>
                <w:ins w:id="20" w:author="Ranga Gopalan" w:date="2017-08-30T14:40:00Z"/>
              </w:rPr>
            </w:pPr>
            <w:ins w:id="21" w:author="Ranga Gopalan" w:date="2017-08-30T14:26:00Z">
              <w:r>
                <w:t xml:space="preserve">Any new ‘Requirements’ uploaded </w:t>
              </w:r>
            </w:ins>
            <w:ins w:id="22" w:author="Ranga Gopalan" w:date="2017-08-30T14:32:00Z">
              <w:r>
                <w:t xml:space="preserve">since the </w:t>
              </w:r>
            </w:ins>
            <w:ins w:id="23" w:author="Ranga Gopalan" w:date="2017-08-30T14:36:00Z">
              <w:r w:rsidR="009F388D">
                <w:t xml:space="preserve">time of the </w:t>
              </w:r>
            </w:ins>
            <w:ins w:id="24" w:author="Ranga Gopalan" w:date="2017-08-30T14:32:00Z">
              <w:r>
                <w:t xml:space="preserve">backup being restored will remain </w:t>
              </w:r>
            </w:ins>
            <w:ins w:id="25" w:author="Ranga Gopalan" w:date="2017-08-30T14:34:00Z">
              <w:r>
                <w:t>in the system, but the</w:t>
              </w:r>
              <w:r w:rsidR="009F388D">
                <w:t xml:space="preserve"> status of these will be reset to </w:t>
              </w:r>
            </w:ins>
            <w:ins w:id="26" w:author="Ranga Gopalan" w:date="2017-08-30T14:39:00Z">
              <w:r w:rsidR="009F388D">
                <w:t>“New”</w:t>
              </w:r>
            </w:ins>
            <w:ins w:id="27" w:author="Ranga Gopalan" w:date="2017-08-30T14:40:00Z">
              <w:r w:rsidR="009F388D">
                <w:t>, as if it had just been uploaded into the system.</w:t>
              </w:r>
            </w:ins>
          </w:p>
          <w:p w:rsidR="009F388D" w:rsidRDefault="009F388D" w:rsidP="00356891">
            <w:pPr>
              <w:pStyle w:val="ListParagraph"/>
              <w:numPr>
                <w:ilvl w:val="0"/>
                <w:numId w:val="38"/>
              </w:numPr>
              <w:tabs>
                <w:tab w:val="left" w:pos="1230"/>
              </w:tabs>
            </w:pPr>
            <w:ins w:id="28" w:author="Ranga Gopalan" w:date="2017-08-30T14:40:00Z">
              <w:r>
                <w:t>Any matches with the following statuses will not be updated</w:t>
              </w:r>
            </w:ins>
            <w:ins w:id="29" w:author="Ranga Gopalan" w:date="2017-08-30T14:41:00Z">
              <w:r>
                <w:t>: ‘transfer initiated’, ‘</w:t>
              </w:r>
            </w:ins>
            <w:ins w:id="30" w:author="Ranga Gopalan" w:date="2017-08-30T14:42:00Z">
              <w:r>
                <w:t>transfer completed’, or ‘Exception’.</w:t>
              </w:r>
            </w:ins>
          </w:p>
          <w:p w:rsidR="0088390F" w:rsidRDefault="0088390F" w:rsidP="003D7A85">
            <w:pPr>
              <w:tabs>
                <w:tab w:val="left" w:pos="1230"/>
              </w:tabs>
            </w:pPr>
          </w:p>
        </w:tc>
      </w:tr>
      <w:tr w:rsidR="0088390F" w:rsidRPr="00EC7926" w:rsidTr="003D7A85">
        <w:trPr>
          <w:cantSplit/>
        </w:trPr>
        <w:tc>
          <w:tcPr>
            <w:tcW w:w="645" w:type="dxa"/>
          </w:tcPr>
          <w:p w:rsidR="0088390F" w:rsidRPr="00B71AB0" w:rsidRDefault="0088390F" w:rsidP="0012613A">
            <w:pPr>
              <w:pStyle w:val="ListParagraph"/>
              <w:widowControl w:val="0"/>
              <w:numPr>
                <w:ilvl w:val="0"/>
                <w:numId w:val="34"/>
              </w:numPr>
              <w:spacing w:line="240" w:lineRule="atLeast"/>
              <w:jc w:val="center"/>
            </w:pPr>
          </w:p>
        </w:tc>
        <w:tc>
          <w:tcPr>
            <w:tcW w:w="9630" w:type="dxa"/>
            <w:gridSpan w:val="2"/>
          </w:tcPr>
          <w:p w:rsidR="0088390F" w:rsidRDefault="0088390F" w:rsidP="0088390F">
            <w:pPr>
              <w:tabs>
                <w:tab w:val="left" w:pos="1230"/>
              </w:tabs>
            </w:pPr>
            <w:r>
              <w:t>Note:</w:t>
            </w:r>
          </w:p>
          <w:p w:rsidR="0088390F" w:rsidRDefault="0088390F" w:rsidP="00A14806">
            <w:pPr>
              <w:pStyle w:val="ListParagraph"/>
              <w:numPr>
                <w:ilvl w:val="0"/>
                <w:numId w:val="36"/>
              </w:numPr>
              <w:tabs>
                <w:tab w:val="left" w:pos="1230"/>
              </w:tabs>
            </w:pPr>
            <w:r>
              <w:t>The backup version continues to be available for future restores if needed.</w:t>
            </w:r>
          </w:p>
          <w:p w:rsidR="0088390F" w:rsidRDefault="0088390F" w:rsidP="00A14806">
            <w:pPr>
              <w:pStyle w:val="ListParagraph"/>
              <w:numPr>
                <w:ilvl w:val="0"/>
                <w:numId w:val="36"/>
              </w:numPr>
              <w:tabs>
                <w:tab w:val="left" w:pos="1230"/>
              </w:tabs>
            </w:pPr>
            <w:r>
              <w:t>Saved backups will become unavailable after they are 15 days old.</w:t>
            </w:r>
          </w:p>
        </w:tc>
      </w:tr>
    </w:tbl>
    <w:p w:rsidR="007C40C3" w:rsidRDefault="007C40C3" w:rsidP="00173FFF">
      <w:pPr>
        <w:sectPr w:rsidR="007C40C3" w:rsidSect="00C20042">
          <w:footerReference w:type="default" r:id="rId8"/>
          <w:pgSz w:w="12240" w:h="15840"/>
          <w:pgMar w:top="1440" w:right="1080" w:bottom="1440" w:left="1080" w:header="720" w:footer="288" w:gutter="0"/>
          <w:pgNumType w:start="0"/>
          <w:cols w:space="720"/>
          <w:titlePg/>
          <w:docGrid w:linePitch="360"/>
        </w:sectPr>
      </w:pPr>
    </w:p>
    <w:p w:rsidR="00D306AB" w:rsidRDefault="00D306AB" w:rsidP="00D306AB">
      <w:pPr>
        <w:pStyle w:val="ListParagraph"/>
        <w:ind w:left="792"/>
        <w:jc w:val="center"/>
        <w:rPr>
          <w:b/>
          <w:u w:val="single"/>
        </w:rPr>
      </w:pPr>
      <w:r w:rsidRPr="00D306AB">
        <w:rPr>
          <w:b/>
          <w:u w:val="single"/>
        </w:rPr>
        <w:lastRenderedPageBreak/>
        <w:t>Appendix A: Cascade Engine Matching Process</w:t>
      </w:r>
    </w:p>
    <w:p w:rsidR="00D306AB" w:rsidRDefault="00D306AB" w:rsidP="00D306AB">
      <w:pPr>
        <w:pStyle w:val="ListParagraph"/>
        <w:ind w:left="792"/>
        <w:jc w:val="center"/>
        <w:rPr>
          <w:b/>
          <w:u w:val="single"/>
        </w:rPr>
      </w:pPr>
    </w:p>
    <w:p w:rsidR="005D74FF" w:rsidRDefault="00D306AB" w:rsidP="007C2033">
      <w:pPr>
        <w:pStyle w:val="ListParagraph"/>
        <w:ind w:left="0"/>
      </w:pPr>
      <w:r>
        <w:t xml:space="preserve">The system </w:t>
      </w:r>
      <w:r w:rsidR="008F6274">
        <w:t xml:space="preserve">will </w:t>
      </w:r>
      <w:r w:rsidR="00B2502E">
        <w:t>apply the parameters specified by the user in the ‘Match Criteria’ screen</w:t>
      </w:r>
      <w:r w:rsidR="005D74FF">
        <w:t xml:space="preserve"> when the Cascade Match is run.</w:t>
      </w:r>
    </w:p>
    <w:p w:rsidR="00B26214" w:rsidRDefault="00B26214" w:rsidP="007C2033">
      <w:pPr>
        <w:pStyle w:val="ListParagraph"/>
        <w:ind w:left="0"/>
      </w:pPr>
      <w:r>
        <w:t xml:space="preserve">The matching process will go through the following logic </w:t>
      </w:r>
      <w:r w:rsidRPr="00B26214">
        <w:rPr>
          <w:u w:val="single"/>
        </w:rPr>
        <w:t>for each ‘requirement’</w:t>
      </w:r>
      <w:r>
        <w:t xml:space="preserve"> and identify all assets in the available pool that satisfy the specified criteria for a match.  All the matching assets will then be sorted, best match first, and based on the </w:t>
      </w:r>
      <w:r w:rsidR="002055D2">
        <w:t>number of results the user wishes to see for each Requirement, the system will display these in the ‘Match Results’ screen.</w:t>
      </w:r>
    </w:p>
    <w:p w:rsidR="002055D2" w:rsidRDefault="002055D2" w:rsidP="007C2033">
      <w:pPr>
        <w:pStyle w:val="ListParagraph"/>
        <w:ind w:left="0"/>
      </w:pPr>
    </w:p>
    <w:p w:rsidR="005C7E27" w:rsidRPr="00B74D6D" w:rsidRDefault="00B74D6D" w:rsidP="007E771C">
      <w:pPr>
        <w:pStyle w:val="Heading1"/>
      </w:pPr>
      <w:r w:rsidRPr="00B74D6D">
        <w:t>'Matching process’</w:t>
      </w:r>
      <w:r>
        <w:t xml:space="preserve"> steps applied to each requirement</w:t>
      </w:r>
    </w:p>
    <w:p w:rsidR="005524CA" w:rsidRPr="00E7781C" w:rsidRDefault="005524CA" w:rsidP="007E771C">
      <w:pPr>
        <w:pStyle w:val="Heading2"/>
      </w:pPr>
      <w:r w:rsidRPr="00E7781C">
        <w:t>Apply State filter:</w:t>
      </w:r>
    </w:p>
    <w:p w:rsidR="005524CA" w:rsidRDefault="005524CA" w:rsidP="005524CA">
      <w:pPr>
        <w:ind w:left="360"/>
      </w:pPr>
      <w:r>
        <w:t>For the ‘target state’ where the cascading vehicle needs to go, lookup the ‘source states’ from where an incoming vehicle will be allowed.  If the ‘available vehicle’ is from one of the allowed states</w:t>
      </w:r>
      <w:ins w:id="31" w:author="Ranga Gopalan" w:date="2017-08-30T15:27:00Z">
        <w:r w:rsidR="00A61621">
          <w:t>, or if the vehicle has been in one of the allowed states</w:t>
        </w:r>
      </w:ins>
      <w:ins w:id="32" w:author="Ranga Gopalan" w:date="2017-08-30T15:28:00Z">
        <w:r w:rsidR="00A61621">
          <w:t xml:space="preserve"> in the past</w:t>
        </w:r>
      </w:ins>
      <w:ins w:id="33" w:author="Ranga Gopalan" w:date="2017-08-30T16:58:00Z">
        <w:r w:rsidR="00577BE6">
          <w:t xml:space="preserve"> [feasibility of this is to be confirmed]</w:t>
        </w:r>
      </w:ins>
      <w:bookmarkStart w:id="34" w:name="_GoBack"/>
      <w:bookmarkEnd w:id="34"/>
      <w:r>
        <w:t>, continue to the next filter; if not, reject this vehicle and move on to the next ‘available’ vehicle.</w:t>
      </w:r>
    </w:p>
    <w:p w:rsidR="00221AC5" w:rsidRDefault="00221AC5" w:rsidP="00221AC5">
      <w:pPr>
        <w:ind w:left="432"/>
      </w:pPr>
      <w:r>
        <w:t xml:space="preserve">The following </w:t>
      </w:r>
      <w:r w:rsidR="00644366">
        <w:t>table</w:t>
      </w:r>
      <w:r w:rsidR="009274E9">
        <w:t xml:space="preserve"> specifies</w:t>
      </w:r>
      <w:r>
        <w:t xml:space="preserve"> the ‘source’ states from which vehicles can be allowed for each ‘target’ state.  ‘Cost Factor’ is a numerical value that will be used for ranking different choices when multiple vehicles in the availability pool match the ‘requirements’ criteria.</w:t>
      </w:r>
    </w:p>
    <w:p w:rsidR="005B4C83" w:rsidRPr="005B4C83" w:rsidRDefault="005B4C83" w:rsidP="00482984">
      <w:pPr>
        <w:spacing w:before="120"/>
        <w:ind w:left="360"/>
        <w:rPr>
          <w:b/>
          <w:u w:val="single"/>
        </w:rPr>
      </w:pPr>
      <w:r w:rsidRPr="005B4C83">
        <w:rPr>
          <w:b/>
          <w:u w:val="single"/>
        </w:rPr>
        <w:t>State Filter template:</w:t>
      </w:r>
    </w:p>
    <w:tbl>
      <w:tblPr>
        <w:tblW w:w="4536" w:type="dxa"/>
        <w:tblInd w:w="751" w:type="dxa"/>
        <w:tblLook w:val="04A0" w:firstRow="1" w:lastRow="0" w:firstColumn="1" w:lastColumn="0" w:noHBand="0" w:noVBand="1"/>
      </w:tblPr>
      <w:tblGrid>
        <w:gridCol w:w="660"/>
        <w:gridCol w:w="1266"/>
        <w:gridCol w:w="1440"/>
        <w:gridCol w:w="1170"/>
      </w:tblGrid>
      <w:tr w:rsidR="005B4C83" w:rsidRPr="005B4C83" w:rsidTr="00597816">
        <w:trPr>
          <w:trHeight w:val="290"/>
        </w:trPr>
        <w:tc>
          <w:tcPr>
            <w:tcW w:w="6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5B4C83" w:rsidRPr="005B4C83" w:rsidRDefault="005B4C83" w:rsidP="005B4C83">
            <w:pPr>
              <w:spacing w:line="240" w:lineRule="auto"/>
              <w:jc w:val="center"/>
              <w:rPr>
                <w:rFonts w:ascii="Calibri" w:eastAsia="Times New Roman" w:hAnsi="Calibri" w:cs="Calibri"/>
                <w:b/>
                <w:bCs/>
                <w:color w:val="000000"/>
              </w:rPr>
            </w:pPr>
            <w:r w:rsidRPr="005B4C83">
              <w:rPr>
                <w:rFonts w:ascii="Calibri" w:eastAsia="Times New Roman" w:hAnsi="Calibri" w:cs="Calibri"/>
                <w:b/>
                <w:bCs/>
                <w:color w:val="000000"/>
              </w:rPr>
              <w:t>Sr #</w:t>
            </w:r>
          </w:p>
        </w:tc>
        <w:tc>
          <w:tcPr>
            <w:tcW w:w="1266" w:type="dxa"/>
            <w:tcBorders>
              <w:top w:val="single" w:sz="4" w:space="0" w:color="auto"/>
              <w:left w:val="nil"/>
              <w:bottom w:val="single" w:sz="4" w:space="0" w:color="auto"/>
              <w:right w:val="single" w:sz="4" w:space="0" w:color="auto"/>
            </w:tcBorders>
            <w:shd w:val="clear" w:color="000000" w:fill="D9D9D9"/>
            <w:noWrap/>
            <w:vAlign w:val="bottom"/>
            <w:hideMark/>
          </w:tcPr>
          <w:p w:rsidR="005B4C83" w:rsidRPr="005B4C83" w:rsidRDefault="005B4C83" w:rsidP="005B4C83">
            <w:pPr>
              <w:spacing w:line="240" w:lineRule="auto"/>
              <w:jc w:val="center"/>
              <w:rPr>
                <w:rFonts w:ascii="Calibri" w:eastAsia="Times New Roman" w:hAnsi="Calibri" w:cs="Calibri"/>
                <w:b/>
                <w:bCs/>
                <w:color w:val="000000"/>
              </w:rPr>
            </w:pPr>
            <w:r w:rsidRPr="005B4C83">
              <w:rPr>
                <w:rFonts w:ascii="Calibri" w:eastAsia="Times New Roman" w:hAnsi="Calibri" w:cs="Calibri"/>
                <w:b/>
                <w:bCs/>
                <w:color w:val="000000"/>
              </w:rPr>
              <w:t>Target state</w:t>
            </w:r>
          </w:p>
        </w:tc>
        <w:tc>
          <w:tcPr>
            <w:tcW w:w="1440" w:type="dxa"/>
            <w:tcBorders>
              <w:top w:val="single" w:sz="4" w:space="0" w:color="auto"/>
              <w:left w:val="nil"/>
              <w:bottom w:val="single" w:sz="4" w:space="0" w:color="auto"/>
              <w:right w:val="single" w:sz="4" w:space="0" w:color="auto"/>
            </w:tcBorders>
            <w:shd w:val="clear" w:color="000000" w:fill="D9D9D9"/>
            <w:noWrap/>
            <w:vAlign w:val="bottom"/>
            <w:hideMark/>
          </w:tcPr>
          <w:p w:rsidR="005B4C83" w:rsidRPr="005B4C83" w:rsidRDefault="005B4C83" w:rsidP="005B4C83">
            <w:pPr>
              <w:spacing w:line="240" w:lineRule="auto"/>
              <w:jc w:val="center"/>
              <w:rPr>
                <w:rFonts w:ascii="Calibri" w:eastAsia="Times New Roman" w:hAnsi="Calibri" w:cs="Calibri"/>
                <w:b/>
                <w:bCs/>
                <w:color w:val="000000"/>
              </w:rPr>
            </w:pPr>
            <w:r w:rsidRPr="005B4C83">
              <w:rPr>
                <w:rFonts w:ascii="Calibri" w:eastAsia="Times New Roman" w:hAnsi="Calibri" w:cs="Calibri"/>
                <w:b/>
                <w:bCs/>
                <w:color w:val="000000"/>
              </w:rPr>
              <w:t>Allowed source state</w:t>
            </w:r>
          </w:p>
        </w:tc>
        <w:tc>
          <w:tcPr>
            <w:tcW w:w="1170" w:type="dxa"/>
            <w:tcBorders>
              <w:top w:val="single" w:sz="4" w:space="0" w:color="auto"/>
              <w:left w:val="nil"/>
              <w:bottom w:val="single" w:sz="4" w:space="0" w:color="auto"/>
              <w:right w:val="single" w:sz="4" w:space="0" w:color="auto"/>
            </w:tcBorders>
            <w:shd w:val="clear" w:color="000000" w:fill="D9D9D9"/>
            <w:noWrap/>
            <w:vAlign w:val="bottom"/>
            <w:hideMark/>
          </w:tcPr>
          <w:p w:rsidR="005B4C83" w:rsidRPr="005B4C83" w:rsidRDefault="005B4C83" w:rsidP="005B4C83">
            <w:pPr>
              <w:spacing w:line="240" w:lineRule="auto"/>
              <w:jc w:val="center"/>
              <w:rPr>
                <w:rFonts w:ascii="Calibri" w:eastAsia="Times New Roman" w:hAnsi="Calibri" w:cs="Calibri"/>
                <w:b/>
                <w:bCs/>
                <w:color w:val="000000"/>
              </w:rPr>
            </w:pPr>
            <w:r w:rsidRPr="005B4C83">
              <w:rPr>
                <w:rFonts w:ascii="Calibri" w:eastAsia="Times New Roman" w:hAnsi="Calibri" w:cs="Calibri"/>
                <w:b/>
                <w:bCs/>
                <w:color w:val="000000"/>
              </w:rPr>
              <w:t>Cost factor</w:t>
            </w:r>
          </w:p>
        </w:tc>
      </w:tr>
      <w:tr w:rsidR="005B4C83" w:rsidRPr="005B4C83" w:rsidTr="00597816">
        <w:trPr>
          <w:trHeight w:val="29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5B4C83" w:rsidRPr="005B4C83" w:rsidRDefault="005B4C83" w:rsidP="005B4C83">
            <w:pPr>
              <w:spacing w:line="240" w:lineRule="auto"/>
              <w:jc w:val="right"/>
              <w:rPr>
                <w:rFonts w:ascii="Calibri" w:eastAsia="Times New Roman" w:hAnsi="Calibri" w:cs="Calibri"/>
                <w:color w:val="000000"/>
              </w:rPr>
            </w:pPr>
            <w:r w:rsidRPr="005B4C83">
              <w:rPr>
                <w:rFonts w:ascii="Calibri" w:eastAsia="Times New Roman" w:hAnsi="Calibri" w:cs="Calibri"/>
                <w:color w:val="000000"/>
              </w:rPr>
              <w:t>1</w:t>
            </w:r>
          </w:p>
        </w:tc>
        <w:tc>
          <w:tcPr>
            <w:tcW w:w="1266" w:type="dxa"/>
            <w:tcBorders>
              <w:top w:val="nil"/>
              <w:left w:val="nil"/>
              <w:bottom w:val="single" w:sz="4" w:space="0" w:color="auto"/>
              <w:right w:val="single" w:sz="4" w:space="0" w:color="auto"/>
            </w:tcBorders>
            <w:shd w:val="clear" w:color="auto" w:fill="auto"/>
            <w:noWrap/>
            <w:vAlign w:val="bottom"/>
            <w:hideMark/>
          </w:tcPr>
          <w:p w:rsidR="005B4C83" w:rsidRPr="005B4C83" w:rsidRDefault="005B4C83" w:rsidP="005B4C83">
            <w:pPr>
              <w:spacing w:line="240" w:lineRule="auto"/>
              <w:rPr>
                <w:rFonts w:ascii="Calibri" w:eastAsia="Times New Roman" w:hAnsi="Calibri" w:cs="Calibri"/>
                <w:color w:val="000000"/>
              </w:rPr>
            </w:pPr>
            <w:r w:rsidRPr="005B4C83">
              <w:rPr>
                <w:rFonts w:ascii="Calibri" w:eastAsia="Times New Roman" w:hAnsi="Calibri" w:cs="Calibri"/>
                <w:color w:val="000000"/>
              </w:rPr>
              <w:t>CA</w:t>
            </w:r>
          </w:p>
        </w:tc>
        <w:tc>
          <w:tcPr>
            <w:tcW w:w="1440" w:type="dxa"/>
            <w:tcBorders>
              <w:top w:val="nil"/>
              <w:left w:val="nil"/>
              <w:bottom w:val="single" w:sz="4" w:space="0" w:color="auto"/>
              <w:right w:val="single" w:sz="4" w:space="0" w:color="auto"/>
            </w:tcBorders>
            <w:shd w:val="clear" w:color="auto" w:fill="auto"/>
            <w:noWrap/>
            <w:vAlign w:val="bottom"/>
            <w:hideMark/>
          </w:tcPr>
          <w:p w:rsidR="005B4C83" w:rsidRPr="005B4C83" w:rsidRDefault="005B4C83" w:rsidP="005B4C83">
            <w:pPr>
              <w:spacing w:line="240" w:lineRule="auto"/>
              <w:rPr>
                <w:rFonts w:ascii="Calibri" w:eastAsia="Times New Roman" w:hAnsi="Calibri" w:cs="Calibri"/>
                <w:color w:val="000000"/>
              </w:rPr>
            </w:pPr>
            <w:r w:rsidRPr="005B4C83">
              <w:rPr>
                <w:rFonts w:ascii="Calibri" w:eastAsia="Times New Roman" w:hAnsi="Calibri" w:cs="Calibri"/>
                <w:color w:val="000000"/>
              </w:rPr>
              <w:t>CA</w:t>
            </w:r>
          </w:p>
        </w:tc>
        <w:tc>
          <w:tcPr>
            <w:tcW w:w="1170" w:type="dxa"/>
            <w:tcBorders>
              <w:top w:val="nil"/>
              <w:left w:val="nil"/>
              <w:bottom w:val="single" w:sz="4" w:space="0" w:color="auto"/>
              <w:right w:val="single" w:sz="4" w:space="0" w:color="auto"/>
            </w:tcBorders>
            <w:shd w:val="clear" w:color="auto" w:fill="auto"/>
            <w:noWrap/>
            <w:vAlign w:val="bottom"/>
            <w:hideMark/>
          </w:tcPr>
          <w:p w:rsidR="005B4C83" w:rsidRPr="005B4C83" w:rsidRDefault="00E8338D" w:rsidP="00E8338D">
            <w:pPr>
              <w:spacing w:line="240" w:lineRule="auto"/>
              <w:jc w:val="center"/>
              <w:rPr>
                <w:rFonts w:ascii="Calibri" w:eastAsia="Times New Roman" w:hAnsi="Calibri" w:cs="Calibri"/>
                <w:color w:val="000000"/>
              </w:rPr>
            </w:pPr>
            <w:r>
              <w:rPr>
                <w:rFonts w:ascii="Calibri" w:eastAsia="Times New Roman" w:hAnsi="Calibri" w:cs="Calibri"/>
                <w:color w:val="000000"/>
              </w:rPr>
              <w:t>5</w:t>
            </w:r>
          </w:p>
        </w:tc>
      </w:tr>
      <w:tr w:rsidR="005B4C83" w:rsidRPr="005B4C83" w:rsidTr="00597816">
        <w:trPr>
          <w:trHeight w:val="29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5B4C83" w:rsidRPr="005B4C83" w:rsidRDefault="005B4C83" w:rsidP="005B4C83">
            <w:pPr>
              <w:spacing w:line="240" w:lineRule="auto"/>
              <w:jc w:val="right"/>
              <w:rPr>
                <w:rFonts w:ascii="Calibri" w:eastAsia="Times New Roman" w:hAnsi="Calibri" w:cs="Calibri"/>
                <w:color w:val="000000"/>
              </w:rPr>
            </w:pPr>
            <w:r w:rsidRPr="005B4C83">
              <w:rPr>
                <w:rFonts w:ascii="Calibri" w:eastAsia="Times New Roman" w:hAnsi="Calibri" w:cs="Calibri"/>
                <w:color w:val="000000"/>
              </w:rPr>
              <w:t>2</w:t>
            </w:r>
          </w:p>
        </w:tc>
        <w:tc>
          <w:tcPr>
            <w:tcW w:w="1266" w:type="dxa"/>
            <w:tcBorders>
              <w:top w:val="nil"/>
              <w:left w:val="nil"/>
              <w:bottom w:val="single" w:sz="4" w:space="0" w:color="auto"/>
              <w:right w:val="single" w:sz="4" w:space="0" w:color="auto"/>
            </w:tcBorders>
            <w:shd w:val="clear" w:color="auto" w:fill="auto"/>
            <w:noWrap/>
            <w:vAlign w:val="bottom"/>
            <w:hideMark/>
          </w:tcPr>
          <w:p w:rsidR="005B4C83" w:rsidRPr="005B4C83" w:rsidRDefault="005B4C83" w:rsidP="005B4C83">
            <w:pPr>
              <w:spacing w:line="240" w:lineRule="auto"/>
              <w:rPr>
                <w:rFonts w:ascii="Calibri" w:eastAsia="Times New Roman" w:hAnsi="Calibri" w:cs="Calibri"/>
                <w:color w:val="000000"/>
              </w:rPr>
            </w:pPr>
            <w:r w:rsidRPr="005B4C83">
              <w:rPr>
                <w:rFonts w:ascii="Calibri" w:eastAsia="Times New Roman" w:hAnsi="Calibri" w:cs="Calibri"/>
                <w:color w:val="000000"/>
              </w:rPr>
              <w:t>NY</w:t>
            </w:r>
          </w:p>
        </w:tc>
        <w:tc>
          <w:tcPr>
            <w:tcW w:w="1440" w:type="dxa"/>
            <w:tcBorders>
              <w:top w:val="nil"/>
              <w:left w:val="nil"/>
              <w:bottom w:val="single" w:sz="4" w:space="0" w:color="auto"/>
              <w:right w:val="single" w:sz="4" w:space="0" w:color="auto"/>
            </w:tcBorders>
            <w:shd w:val="clear" w:color="auto" w:fill="auto"/>
            <w:noWrap/>
            <w:vAlign w:val="bottom"/>
            <w:hideMark/>
          </w:tcPr>
          <w:p w:rsidR="005B4C83" w:rsidRPr="005B4C83" w:rsidRDefault="005B4C83" w:rsidP="005B4C83">
            <w:pPr>
              <w:spacing w:line="240" w:lineRule="auto"/>
              <w:rPr>
                <w:rFonts w:ascii="Calibri" w:eastAsia="Times New Roman" w:hAnsi="Calibri" w:cs="Calibri"/>
                <w:color w:val="000000"/>
              </w:rPr>
            </w:pPr>
            <w:r w:rsidRPr="005B4C83">
              <w:rPr>
                <w:rFonts w:ascii="Calibri" w:eastAsia="Times New Roman" w:hAnsi="Calibri" w:cs="Calibri"/>
                <w:color w:val="000000"/>
              </w:rPr>
              <w:t>NY</w:t>
            </w:r>
          </w:p>
        </w:tc>
        <w:tc>
          <w:tcPr>
            <w:tcW w:w="1170" w:type="dxa"/>
            <w:tcBorders>
              <w:top w:val="nil"/>
              <w:left w:val="nil"/>
              <w:bottom w:val="single" w:sz="4" w:space="0" w:color="auto"/>
              <w:right w:val="single" w:sz="4" w:space="0" w:color="auto"/>
            </w:tcBorders>
            <w:shd w:val="clear" w:color="auto" w:fill="auto"/>
            <w:noWrap/>
            <w:vAlign w:val="bottom"/>
            <w:hideMark/>
          </w:tcPr>
          <w:p w:rsidR="005B4C83" w:rsidRPr="005B4C83" w:rsidRDefault="00E8338D" w:rsidP="00E8338D">
            <w:pPr>
              <w:spacing w:line="240" w:lineRule="auto"/>
              <w:jc w:val="center"/>
              <w:rPr>
                <w:rFonts w:ascii="Calibri" w:eastAsia="Times New Roman" w:hAnsi="Calibri" w:cs="Calibri"/>
                <w:color w:val="000000"/>
              </w:rPr>
            </w:pPr>
            <w:r>
              <w:rPr>
                <w:rFonts w:ascii="Calibri" w:eastAsia="Times New Roman" w:hAnsi="Calibri" w:cs="Calibri"/>
                <w:color w:val="000000"/>
              </w:rPr>
              <w:t>5</w:t>
            </w:r>
          </w:p>
        </w:tc>
      </w:tr>
      <w:tr w:rsidR="005B4C83" w:rsidRPr="005B4C83" w:rsidTr="00597816">
        <w:trPr>
          <w:trHeight w:val="29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5B4C83" w:rsidRPr="005B4C83" w:rsidRDefault="005B4C83" w:rsidP="005B4C83">
            <w:pPr>
              <w:spacing w:line="240" w:lineRule="auto"/>
              <w:jc w:val="right"/>
              <w:rPr>
                <w:rFonts w:ascii="Calibri" w:eastAsia="Times New Roman" w:hAnsi="Calibri" w:cs="Calibri"/>
                <w:color w:val="000000"/>
              </w:rPr>
            </w:pPr>
            <w:r w:rsidRPr="005B4C83">
              <w:rPr>
                <w:rFonts w:ascii="Calibri" w:eastAsia="Times New Roman" w:hAnsi="Calibri" w:cs="Calibri"/>
                <w:color w:val="000000"/>
              </w:rPr>
              <w:t>3</w:t>
            </w:r>
          </w:p>
        </w:tc>
        <w:tc>
          <w:tcPr>
            <w:tcW w:w="1266" w:type="dxa"/>
            <w:tcBorders>
              <w:top w:val="nil"/>
              <w:left w:val="nil"/>
              <w:bottom w:val="single" w:sz="4" w:space="0" w:color="auto"/>
              <w:right w:val="single" w:sz="4" w:space="0" w:color="auto"/>
            </w:tcBorders>
            <w:shd w:val="clear" w:color="auto" w:fill="auto"/>
            <w:noWrap/>
            <w:vAlign w:val="bottom"/>
            <w:hideMark/>
          </w:tcPr>
          <w:p w:rsidR="005B4C83" w:rsidRPr="005B4C83" w:rsidRDefault="005B4C83" w:rsidP="005B4C83">
            <w:pPr>
              <w:spacing w:line="240" w:lineRule="auto"/>
              <w:rPr>
                <w:rFonts w:ascii="Calibri" w:eastAsia="Times New Roman" w:hAnsi="Calibri" w:cs="Calibri"/>
                <w:color w:val="000000"/>
              </w:rPr>
            </w:pPr>
            <w:r w:rsidRPr="005B4C83">
              <w:rPr>
                <w:rFonts w:ascii="Calibri" w:eastAsia="Times New Roman" w:hAnsi="Calibri" w:cs="Calibri"/>
                <w:color w:val="000000"/>
              </w:rPr>
              <w:t>NJ</w:t>
            </w:r>
          </w:p>
        </w:tc>
        <w:tc>
          <w:tcPr>
            <w:tcW w:w="1440" w:type="dxa"/>
            <w:tcBorders>
              <w:top w:val="nil"/>
              <w:left w:val="nil"/>
              <w:bottom w:val="single" w:sz="4" w:space="0" w:color="auto"/>
              <w:right w:val="single" w:sz="4" w:space="0" w:color="auto"/>
            </w:tcBorders>
            <w:shd w:val="clear" w:color="auto" w:fill="auto"/>
            <w:noWrap/>
            <w:vAlign w:val="bottom"/>
            <w:hideMark/>
          </w:tcPr>
          <w:p w:rsidR="005B4C83" w:rsidRPr="005B4C83" w:rsidRDefault="005B4C83" w:rsidP="005B4C83">
            <w:pPr>
              <w:spacing w:line="240" w:lineRule="auto"/>
              <w:rPr>
                <w:rFonts w:ascii="Calibri" w:eastAsia="Times New Roman" w:hAnsi="Calibri" w:cs="Calibri"/>
                <w:color w:val="000000"/>
              </w:rPr>
            </w:pPr>
            <w:r w:rsidRPr="005B4C83">
              <w:rPr>
                <w:rFonts w:ascii="Calibri" w:eastAsia="Times New Roman" w:hAnsi="Calibri" w:cs="Calibri"/>
                <w:color w:val="000000"/>
              </w:rPr>
              <w:t>NY</w:t>
            </w:r>
          </w:p>
        </w:tc>
        <w:tc>
          <w:tcPr>
            <w:tcW w:w="1170" w:type="dxa"/>
            <w:tcBorders>
              <w:top w:val="nil"/>
              <w:left w:val="nil"/>
              <w:bottom w:val="single" w:sz="4" w:space="0" w:color="auto"/>
              <w:right w:val="single" w:sz="4" w:space="0" w:color="auto"/>
            </w:tcBorders>
            <w:shd w:val="clear" w:color="auto" w:fill="auto"/>
            <w:noWrap/>
            <w:vAlign w:val="bottom"/>
            <w:hideMark/>
          </w:tcPr>
          <w:p w:rsidR="005B4C83" w:rsidRPr="005B4C83" w:rsidRDefault="00E8338D" w:rsidP="00E8338D">
            <w:pPr>
              <w:spacing w:line="240" w:lineRule="auto"/>
              <w:jc w:val="center"/>
              <w:rPr>
                <w:rFonts w:ascii="Calibri" w:eastAsia="Times New Roman" w:hAnsi="Calibri" w:cs="Calibri"/>
                <w:color w:val="000000"/>
              </w:rPr>
            </w:pPr>
            <w:r>
              <w:rPr>
                <w:rFonts w:ascii="Calibri" w:eastAsia="Times New Roman" w:hAnsi="Calibri" w:cs="Calibri"/>
                <w:color w:val="000000"/>
              </w:rPr>
              <w:t>8</w:t>
            </w:r>
          </w:p>
        </w:tc>
      </w:tr>
      <w:tr w:rsidR="005B4C83" w:rsidRPr="005B4C83" w:rsidTr="00597816">
        <w:trPr>
          <w:trHeight w:val="29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5B4C83" w:rsidRPr="005B4C83" w:rsidRDefault="005B4C83" w:rsidP="005B4C83">
            <w:pPr>
              <w:spacing w:line="240" w:lineRule="auto"/>
              <w:jc w:val="right"/>
              <w:rPr>
                <w:rFonts w:ascii="Calibri" w:eastAsia="Times New Roman" w:hAnsi="Calibri" w:cs="Calibri"/>
                <w:color w:val="000000"/>
              </w:rPr>
            </w:pPr>
            <w:r w:rsidRPr="005B4C83">
              <w:rPr>
                <w:rFonts w:ascii="Calibri" w:eastAsia="Times New Roman" w:hAnsi="Calibri" w:cs="Calibri"/>
                <w:color w:val="000000"/>
              </w:rPr>
              <w:t>4</w:t>
            </w:r>
          </w:p>
        </w:tc>
        <w:tc>
          <w:tcPr>
            <w:tcW w:w="1266" w:type="dxa"/>
            <w:tcBorders>
              <w:top w:val="nil"/>
              <w:left w:val="nil"/>
              <w:bottom w:val="single" w:sz="4" w:space="0" w:color="auto"/>
              <w:right w:val="single" w:sz="4" w:space="0" w:color="auto"/>
            </w:tcBorders>
            <w:shd w:val="clear" w:color="auto" w:fill="auto"/>
            <w:noWrap/>
            <w:vAlign w:val="bottom"/>
            <w:hideMark/>
          </w:tcPr>
          <w:p w:rsidR="005B4C83" w:rsidRPr="005B4C83" w:rsidRDefault="005B4C83" w:rsidP="005B4C83">
            <w:pPr>
              <w:spacing w:line="240" w:lineRule="auto"/>
              <w:rPr>
                <w:rFonts w:ascii="Calibri" w:eastAsia="Times New Roman" w:hAnsi="Calibri" w:cs="Calibri"/>
                <w:color w:val="000000"/>
              </w:rPr>
            </w:pPr>
            <w:r w:rsidRPr="005B4C83">
              <w:rPr>
                <w:rFonts w:ascii="Calibri" w:eastAsia="Times New Roman" w:hAnsi="Calibri" w:cs="Calibri"/>
                <w:color w:val="000000"/>
              </w:rPr>
              <w:t>NJ</w:t>
            </w:r>
          </w:p>
        </w:tc>
        <w:tc>
          <w:tcPr>
            <w:tcW w:w="1440" w:type="dxa"/>
            <w:tcBorders>
              <w:top w:val="nil"/>
              <w:left w:val="nil"/>
              <w:bottom w:val="single" w:sz="4" w:space="0" w:color="auto"/>
              <w:right w:val="single" w:sz="4" w:space="0" w:color="auto"/>
            </w:tcBorders>
            <w:shd w:val="clear" w:color="auto" w:fill="auto"/>
            <w:noWrap/>
            <w:vAlign w:val="bottom"/>
            <w:hideMark/>
          </w:tcPr>
          <w:p w:rsidR="005B4C83" w:rsidRPr="005B4C83" w:rsidRDefault="005B4C83" w:rsidP="005B4C83">
            <w:pPr>
              <w:spacing w:line="240" w:lineRule="auto"/>
              <w:rPr>
                <w:rFonts w:ascii="Calibri" w:eastAsia="Times New Roman" w:hAnsi="Calibri" w:cs="Calibri"/>
                <w:color w:val="000000"/>
              </w:rPr>
            </w:pPr>
            <w:r w:rsidRPr="005B4C83">
              <w:rPr>
                <w:rFonts w:ascii="Calibri" w:eastAsia="Times New Roman" w:hAnsi="Calibri" w:cs="Calibri"/>
                <w:color w:val="000000"/>
              </w:rPr>
              <w:t>CT</w:t>
            </w:r>
          </w:p>
        </w:tc>
        <w:tc>
          <w:tcPr>
            <w:tcW w:w="1170" w:type="dxa"/>
            <w:tcBorders>
              <w:top w:val="nil"/>
              <w:left w:val="nil"/>
              <w:bottom w:val="single" w:sz="4" w:space="0" w:color="auto"/>
              <w:right w:val="single" w:sz="4" w:space="0" w:color="auto"/>
            </w:tcBorders>
            <w:shd w:val="clear" w:color="auto" w:fill="auto"/>
            <w:noWrap/>
            <w:vAlign w:val="bottom"/>
            <w:hideMark/>
          </w:tcPr>
          <w:p w:rsidR="005B4C83" w:rsidRPr="005B4C83" w:rsidRDefault="005B4C83" w:rsidP="00E8338D">
            <w:pPr>
              <w:spacing w:line="240" w:lineRule="auto"/>
              <w:jc w:val="center"/>
              <w:rPr>
                <w:rFonts w:ascii="Calibri" w:eastAsia="Times New Roman" w:hAnsi="Calibri" w:cs="Calibri"/>
                <w:color w:val="000000"/>
              </w:rPr>
            </w:pPr>
          </w:p>
        </w:tc>
      </w:tr>
      <w:tr w:rsidR="005B4C83" w:rsidRPr="005B4C83" w:rsidTr="00597816">
        <w:trPr>
          <w:trHeight w:val="29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5B4C83" w:rsidRPr="005B4C83" w:rsidRDefault="005B4C83" w:rsidP="005B4C83">
            <w:pPr>
              <w:spacing w:line="240" w:lineRule="auto"/>
              <w:jc w:val="right"/>
              <w:rPr>
                <w:rFonts w:ascii="Calibri" w:eastAsia="Times New Roman" w:hAnsi="Calibri" w:cs="Calibri"/>
                <w:color w:val="000000"/>
              </w:rPr>
            </w:pPr>
            <w:r w:rsidRPr="005B4C83">
              <w:rPr>
                <w:rFonts w:ascii="Calibri" w:eastAsia="Times New Roman" w:hAnsi="Calibri" w:cs="Calibri"/>
                <w:color w:val="000000"/>
              </w:rPr>
              <w:t>5</w:t>
            </w:r>
          </w:p>
        </w:tc>
        <w:tc>
          <w:tcPr>
            <w:tcW w:w="1266" w:type="dxa"/>
            <w:tcBorders>
              <w:top w:val="nil"/>
              <w:left w:val="nil"/>
              <w:bottom w:val="single" w:sz="4" w:space="0" w:color="auto"/>
              <w:right w:val="single" w:sz="4" w:space="0" w:color="auto"/>
            </w:tcBorders>
            <w:shd w:val="clear" w:color="auto" w:fill="auto"/>
            <w:noWrap/>
            <w:vAlign w:val="bottom"/>
            <w:hideMark/>
          </w:tcPr>
          <w:p w:rsidR="005B4C83" w:rsidRPr="005B4C83" w:rsidRDefault="005B4C83" w:rsidP="005B4C83">
            <w:pPr>
              <w:spacing w:line="240" w:lineRule="auto"/>
              <w:rPr>
                <w:rFonts w:ascii="Calibri" w:eastAsia="Times New Roman" w:hAnsi="Calibri" w:cs="Calibri"/>
                <w:color w:val="000000"/>
              </w:rPr>
            </w:pPr>
            <w:r w:rsidRPr="005B4C83">
              <w:rPr>
                <w:rFonts w:ascii="Calibri" w:eastAsia="Times New Roman" w:hAnsi="Calibri" w:cs="Calibri"/>
                <w:color w:val="000000"/>
              </w:rPr>
              <w:t>NJ</w:t>
            </w:r>
          </w:p>
        </w:tc>
        <w:tc>
          <w:tcPr>
            <w:tcW w:w="1440" w:type="dxa"/>
            <w:tcBorders>
              <w:top w:val="nil"/>
              <w:left w:val="nil"/>
              <w:bottom w:val="single" w:sz="4" w:space="0" w:color="auto"/>
              <w:right w:val="single" w:sz="4" w:space="0" w:color="auto"/>
            </w:tcBorders>
            <w:shd w:val="clear" w:color="auto" w:fill="auto"/>
            <w:noWrap/>
            <w:vAlign w:val="bottom"/>
            <w:hideMark/>
          </w:tcPr>
          <w:p w:rsidR="005B4C83" w:rsidRPr="005B4C83" w:rsidRDefault="005B4C83" w:rsidP="005B4C83">
            <w:pPr>
              <w:spacing w:line="240" w:lineRule="auto"/>
              <w:rPr>
                <w:rFonts w:ascii="Calibri" w:eastAsia="Times New Roman" w:hAnsi="Calibri" w:cs="Calibri"/>
                <w:color w:val="000000"/>
              </w:rPr>
            </w:pPr>
            <w:r w:rsidRPr="005B4C83">
              <w:rPr>
                <w:rFonts w:ascii="Calibri" w:eastAsia="Times New Roman" w:hAnsi="Calibri" w:cs="Calibri"/>
                <w:color w:val="000000"/>
              </w:rPr>
              <w:t>DE</w:t>
            </w:r>
          </w:p>
        </w:tc>
        <w:tc>
          <w:tcPr>
            <w:tcW w:w="1170" w:type="dxa"/>
            <w:tcBorders>
              <w:top w:val="nil"/>
              <w:left w:val="nil"/>
              <w:bottom w:val="single" w:sz="4" w:space="0" w:color="auto"/>
              <w:right w:val="single" w:sz="4" w:space="0" w:color="auto"/>
            </w:tcBorders>
            <w:shd w:val="clear" w:color="auto" w:fill="auto"/>
            <w:noWrap/>
            <w:vAlign w:val="bottom"/>
            <w:hideMark/>
          </w:tcPr>
          <w:p w:rsidR="005B4C83" w:rsidRPr="005B4C83" w:rsidRDefault="005B4C83" w:rsidP="00E8338D">
            <w:pPr>
              <w:spacing w:line="240" w:lineRule="auto"/>
              <w:jc w:val="center"/>
              <w:rPr>
                <w:rFonts w:ascii="Calibri" w:eastAsia="Times New Roman" w:hAnsi="Calibri" w:cs="Calibri"/>
                <w:color w:val="000000"/>
              </w:rPr>
            </w:pPr>
          </w:p>
        </w:tc>
      </w:tr>
    </w:tbl>
    <w:p w:rsidR="004F44AD" w:rsidRPr="00E7781C" w:rsidRDefault="004F44AD" w:rsidP="007E771C">
      <w:pPr>
        <w:pStyle w:val="Heading2"/>
      </w:pPr>
      <w:r w:rsidRPr="00E7781C">
        <w:t xml:space="preserve">Apply </w:t>
      </w:r>
      <w:r w:rsidR="00221AC5">
        <w:t>‘</w:t>
      </w:r>
      <w:r w:rsidRPr="00E7781C">
        <w:t>Vehicle Type</w:t>
      </w:r>
      <w:r w:rsidR="00221AC5">
        <w:t>’</w:t>
      </w:r>
      <w:r w:rsidRPr="00E7781C">
        <w:t xml:space="preserve"> filter:</w:t>
      </w:r>
    </w:p>
    <w:p w:rsidR="004F44AD" w:rsidRDefault="004F44AD" w:rsidP="004F44AD">
      <w:pPr>
        <w:pStyle w:val="ListParagraph"/>
        <w:ind w:left="432"/>
      </w:pPr>
      <w:r>
        <w:t xml:space="preserve">Look up the ‘vehicle types’ that are considered a ‘good match’ and ‘ok match’ for the type of vehicle ‘required’.  </w:t>
      </w:r>
    </w:p>
    <w:p w:rsidR="004F44AD" w:rsidRDefault="004F44AD" w:rsidP="004F44AD">
      <w:pPr>
        <w:pStyle w:val="ListParagraph"/>
        <w:numPr>
          <w:ilvl w:val="0"/>
          <w:numId w:val="29"/>
        </w:numPr>
      </w:pPr>
      <w:r>
        <w:t>If the ‘available’ vehicle is of one of the types in the ‘good match’ category, add 1 to the match-score.</w:t>
      </w:r>
    </w:p>
    <w:p w:rsidR="004F44AD" w:rsidRDefault="004F44AD" w:rsidP="004F44AD">
      <w:pPr>
        <w:pStyle w:val="ListParagraph"/>
        <w:numPr>
          <w:ilvl w:val="0"/>
          <w:numId w:val="29"/>
        </w:numPr>
      </w:pPr>
      <w:r>
        <w:t>Else, if the ‘available’ vehicle is of one of the types in the ‘ok match’ category, add 0.5 to the match-score.</w:t>
      </w:r>
    </w:p>
    <w:p w:rsidR="004F44AD" w:rsidRDefault="004F44AD" w:rsidP="004F44AD">
      <w:pPr>
        <w:pStyle w:val="ListParagraph"/>
        <w:numPr>
          <w:ilvl w:val="0"/>
          <w:numId w:val="29"/>
        </w:numPr>
        <w:spacing w:before="120"/>
      </w:pPr>
      <w:r>
        <w:t>If neither of the above is true, reject this vehicle and move on to the next ‘available’ vehicle.</w:t>
      </w:r>
    </w:p>
    <w:p w:rsidR="00601100" w:rsidRDefault="00644366" w:rsidP="00601100">
      <w:pPr>
        <w:spacing w:before="120"/>
        <w:ind w:left="432"/>
      </w:pPr>
      <w:r>
        <w:lastRenderedPageBreak/>
        <w:t>The following table specifies</w:t>
      </w:r>
      <w:r w:rsidR="00601100">
        <w:t xml:space="preserve"> the</w:t>
      </w:r>
      <w:r w:rsidR="0041765A">
        <w:t xml:space="preserve"> ‘source’</w:t>
      </w:r>
      <w:r w:rsidR="00601100">
        <w:t xml:space="preserve"> vehicle-types that are </w:t>
      </w:r>
      <w:r>
        <w:t>‘</w:t>
      </w:r>
      <w:r w:rsidR="00601100">
        <w:t>good</w:t>
      </w:r>
      <w:r>
        <w:t>’</w:t>
      </w:r>
      <w:r w:rsidR="0041765A">
        <w:t xml:space="preserve"> or </w:t>
      </w:r>
      <w:r>
        <w:t>‘</w:t>
      </w:r>
      <w:r w:rsidR="0041765A">
        <w:t>acceptable</w:t>
      </w:r>
      <w:r>
        <w:t>’</w:t>
      </w:r>
      <w:r w:rsidR="0041765A">
        <w:t xml:space="preserve"> matches for each ‘target’ vehicle-type.</w:t>
      </w:r>
    </w:p>
    <w:p w:rsidR="00221AC5" w:rsidRPr="00221AC5" w:rsidRDefault="00221AC5" w:rsidP="00221AC5">
      <w:pPr>
        <w:spacing w:before="120"/>
        <w:rPr>
          <w:b/>
          <w:u w:val="single"/>
        </w:rPr>
      </w:pPr>
      <w:r w:rsidRPr="00221AC5">
        <w:rPr>
          <w:b/>
          <w:u w:val="single"/>
        </w:rPr>
        <w:t>“Vehicle Type” Filter</w:t>
      </w:r>
    </w:p>
    <w:tbl>
      <w:tblPr>
        <w:tblW w:w="4920" w:type="dxa"/>
        <w:tblLook w:val="04A0" w:firstRow="1" w:lastRow="0" w:firstColumn="1" w:lastColumn="0" w:noHBand="0" w:noVBand="1"/>
      </w:tblPr>
      <w:tblGrid>
        <w:gridCol w:w="1300"/>
        <w:gridCol w:w="1360"/>
        <w:gridCol w:w="2260"/>
      </w:tblGrid>
      <w:tr w:rsidR="001E18FC" w:rsidRPr="001E18FC" w:rsidTr="001E18FC">
        <w:trPr>
          <w:trHeight w:val="580"/>
        </w:trPr>
        <w:tc>
          <w:tcPr>
            <w:tcW w:w="1300"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1E18FC" w:rsidRPr="001E18FC" w:rsidRDefault="00CB600E" w:rsidP="001E18FC">
            <w:pPr>
              <w:spacing w:line="240" w:lineRule="auto"/>
              <w:jc w:val="center"/>
              <w:rPr>
                <w:rFonts w:ascii="Calibri" w:eastAsia="Times New Roman" w:hAnsi="Calibri" w:cs="Calibri"/>
                <w:b/>
                <w:bCs/>
                <w:color w:val="000000"/>
              </w:rPr>
            </w:pPr>
            <w:r>
              <w:rPr>
                <w:rFonts w:ascii="Calibri" w:eastAsia="Times New Roman" w:hAnsi="Calibri" w:cs="Calibri"/>
                <w:b/>
                <w:bCs/>
                <w:color w:val="000000"/>
              </w:rPr>
              <w:t>‘</w:t>
            </w:r>
            <w:r w:rsidR="001E18FC" w:rsidRPr="001E18FC">
              <w:rPr>
                <w:rFonts w:ascii="Calibri" w:eastAsia="Times New Roman" w:hAnsi="Calibri" w:cs="Calibri"/>
                <w:b/>
                <w:bCs/>
                <w:color w:val="000000"/>
              </w:rPr>
              <w:t>Required</w:t>
            </w:r>
            <w:r>
              <w:rPr>
                <w:rFonts w:ascii="Calibri" w:eastAsia="Times New Roman" w:hAnsi="Calibri" w:cs="Calibri"/>
                <w:b/>
                <w:bCs/>
                <w:color w:val="000000"/>
              </w:rPr>
              <w:t>’</w:t>
            </w:r>
            <w:r w:rsidR="001E18FC" w:rsidRPr="001E18FC">
              <w:rPr>
                <w:rFonts w:ascii="Calibri" w:eastAsia="Times New Roman" w:hAnsi="Calibri" w:cs="Calibri"/>
                <w:b/>
                <w:bCs/>
                <w:color w:val="000000"/>
              </w:rPr>
              <w:t xml:space="preserve"> bus type</w:t>
            </w:r>
          </w:p>
        </w:tc>
        <w:tc>
          <w:tcPr>
            <w:tcW w:w="1360" w:type="dxa"/>
            <w:tcBorders>
              <w:top w:val="single" w:sz="4" w:space="0" w:color="auto"/>
              <w:left w:val="nil"/>
              <w:bottom w:val="single" w:sz="4" w:space="0" w:color="auto"/>
              <w:right w:val="single" w:sz="4" w:space="0" w:color="auto"/>
            </w:tcBorders>
            <w:shd w:val="clear" w:color="000000" w:fill="D9D9D9"/>
            <w:vAlign w:val="center"/>
            <w:hideMark/>
          </w:tcPr>
          <w:p w:rsidR="001E18FC" w:rsidRPr="001E18FC" w:rsidRDefault="001E18FC" w:rsidP="001E18FC">
            <w:pPr>
              <w:spacing w:line="240" w:lineRule="auto"/>
              <w:jc w:val="center"/>
              <w:rPr>
                <w:rFonts w:ascii="Calibri" w:eastAsia="Times New Roman" w:hAnsi="Calibri" w:cs="Calibri"/>
                <w:b/>
                <w:bCs/>
                <w:color w:val="000000"/>
              </w:rPr>
            </w:pPr>
            <w:r w:rsidRPr="001E18FC">
              <w:rPr>
                <w:rFonts w:ascii="Calibri" w:eastAsia="Times New Roman" w:hAnsi="Calibri" w:cs="Calibri"/>
                <w:b/>
                <w:bCs/>
                <w:color w:val="000000"/>
              </w:rPr>
              <w:t>Good match</w:t>
            </w:r>
          </w:p>
        </w:tc>
        <w:tc>
          <w:tcPr>
            <w:tcW w:w="2260" w:type="dxa"/>
            <w:tcBorders>
              <w:top w:val="single" w:sz="4" w:space="0" w:color="auto"/>
              <w:left w:val="nil"/>
              <w:bottom w:val="single" w:sz="4" w:space="0" w:color="auto"/>
              <w:right w:val="single" w:sz="4" w:space="0" w:color="auto"/>
            </w:tcBorders>
            <w:shd w:val="clear" w:color="000000" w:fill="D9D9D9"/>
            <w:vAlign w:val="center"/>
            <w:hideMark/>
          </w:tcPr>
          <w:p w:rsidR="001E18FC" w:rsidRPr="001E18FC" w:rsidRDefault="00601100" w:rsidP="001E18FC">
            <w:pPr>
              <w:spacing w:line="240" w:lineRule="auto"/>
              <w:jc w:val="center"/>
              <w:rPr>
                <w:rFonts w:ascii="Calibri" w:eastAsia="Times New Roman" w:hAnsi="Calibri" w:cs="Calibri"/>
                <w:b/>
                <w:bCs/>
                <w:color w:val="000000"/>
              </w:rPr>
            </w:pPr>
            <w:r>
              <w:rPr>
                <w:rFonts w:ascii="Calibri" w:eastAsia="Times New Roman" w:hAnsi="Calibri" w:cs="Calibri"/>
                <w:b/>
                <w:bCs/>
                <w:color w:val="000000"/>
              </w:rPr>
              <w:t>Acceptable matc</w:t>
            </w:r>
            <w:r w:rsidR="00CB600E">
              <w:rPr>
                <w:rFonts w:ascii="Calibri" w:eastAsia="Times New Roman" w:hAnsi="Calibri" w:cs="Calibri"/>
                <w:b/>
                <w:bCs/>
                <w:color w:val="000000"/>
              </w:rPr>
              <w:t>h</w:t>
            </w:r>
          </w:p>
        </w:tc>
      </w:tr>
      <w:tr w:rsidR="001E18FC" w:rsidRPr="001E18FC" w:rsidTr="001E18FC">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AAD</w:t>
            </w:r>
          </w:p>
        </w:tc>
        <w:tc>
          <w:tcPr>
            <w:tcW w:w="13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AAD</w:t>
            </w:r>
          </w:p>
        </w:tc>
        <w:tc>
          <w:tcPr>
            <w:tcW w:w="22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AAS, AWD, AWS</w:t>
            </w:r>
          </w:p>
        </w:tc>
      </w:tr>
      <w:tr w:rsidR="001E18FC" w:rsidRPr="001E18FC" w:rsidTr="001E18FC">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AAS</w:t>
            </w:r>
          </w:p>
        </w:tc>
        <w:tc>
          <w:tcPr>
            <w:tcW w:w="13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AAS</w:t>
            </w:r>
          </w:p>
        </w:tc>
        <w:tc>
          <w:tcPr>
            <w:tcW w:w="22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AAD, AWD, AWS</w:t>
            </w:r>
          </w:p>
        </w:tc>
      </w:tr>
      <w:tr w:rsidR="001E18FC" w:rsidRPr="001E18FC" w:rsidTr="001E18FC">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AWD</w:t>
            </w:r>
          </w:p>
        </w:tc>
        <w:tc>
          <w:tcPr>
            <w:tcW w:w="13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AWD</w:t>
            </w:r>
          </w:p>
        </w:tc>
        <w:tc>
          <w:tcPr>
            <w:tcW w:w="22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AWS</w:t>
            </w:r>
          </w:p>
        </w:tc>
      </w:tr>
      <w:tr w:rsidR="001E18FC" w:rsidRPr="001E18FC" w:rsidTr="001E18FC">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AWS</w:t>
            </w:r>
          </w:p>
        </w:tc>
        <w:tc>
          <w:tcPr>
            <w:tcW w:w="13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AWS</w:t>
            </w:r>
          </w:p>
        </w:tc>
        <w:tc>
          <w:tcPr>
            <w:tcW w:w="22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AWD</w:t>
            </w:r>
          </w:p>
        </w:tc>
      </w:tr>
      <w:tr w:rsidR="001E18FC" w:rsidRPr="001E18FC" w:rsidTr="001E18FC">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CA</w:t>
            </w:r>
          </w:p>
        </w:tc>
        <w:tc>
          <w:tcPr>
            <w:tcW w:w="13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CA</w:t>
            </w:r>
          </w:p>
        </w:tc>
        <w:tc>
          <w:tcPr>
            <w:tcW w:w="22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DAR, DAF</w:t>
            </w:r>
          </w:p>
        </w:tc>
      </w:tr>
      <w:tr w:rsidR="001E18FC" w:rsidRPr="001E18FC" w:rsidTr="001E18FC">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CW</w:t>
            </w:r>
          </w:p>
        </w:tc>
        <w:tc>
          <w:tcPr>
            <w:tcW w:w="13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CW</w:t>
            </w:r>
          </w:p>
        </w:tc>
        <w:tc>
          <w:tcPr>
            <w:tcW w:w="22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DWF, DWR</w:t>
            </w:r>
          </w:p>
        </w:tc>
      </w:tr>
      <w:tr w:rsidR="001E18FC" w:rsidRPr="001E18FC" w:rsidTr="001E18FC">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DAF</w:t>
            </w:r>
          </w:p>
        </w:tc>
        <w:tc>
          <w:tcPr>
            <w:tcW w:w="13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DAF</w:t>
            </w:r>
          </w:p>
        </w:tc>
        <w:tc>
          <w:tcPr>
            <w:tcW w:w="22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DAR</w:t>
            </w:r>
          </w:p>
        </w:tc>
      </w:tr>
      <w:tr w:rsidR="001E18FC" w:rsidRPr="001E18FC" w:rsidTr="001E18FC">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DAR</w:t>
            </w:r>
          </w:p>
        </w:tc>
        <w:tc>
          <w:tcPr>
            <w:tcW w:w="13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DAR</w:t>
            </w:r>
          </w:p>
        </w:tc>
        <w:tc>
          <w:tcPr>
            <w:tcW w:w="22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DAF</w:t>
            </w:r>
          </w:p>
        </w:tc>
      </w:tr>
      <w:tr w:rsidR="001E18FC" w:rsidRPr="001E18FC" w:rsidTr="001E18FC">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DWF</w:t>
            </w:r>
          </w:p>
        </w:tc>
        <w:tc>
          <w:tcPr>
            <w:tcW w:w="13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DWF</w:t>
            </w:r>
          </w:p>
        </w:tc>
        <w:tc>
          <w:tcPr>
            <w:tcW w:w="22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DWR, CW</w:t>
            </w:r>
          </w:p>
        </w:tc>
      </w:tr>
      <w:tr w:rsidR="001E18FC" w:rsidRPr="001E18FC" w:rsidTr="001E18FC">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DWR</w:t>
            </w:r>
          </w:p>
        </w:tc>
        <w:tc>
          <w:tcPr>
            <w:tcW w:w="13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DWR</w:t>
            </w:r>
          </w:p>
        </w:tc>
        <w:tc>
          <w:tcPr>
            <w:tcW w:w="22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DWF, CW</w:t>
            </w:r>
          </w:p>
        </w:tc>
      </w:tr>
      <w:tr w:rsidR="001E18FC" w:rsidRPr="001E18FC" w:rsidTr="001E18FC">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MC</w:t>
            </w:r>
          </w:p>
        </w:tc>
        <w:tc>
          <w:tcPr>
            <w:tcW w:w="13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MC</w:t>
            </w:r>
          </w:p>
        </w:tc>
        <w:tc>
          <w:tcPr>
            <w:tcW w:w="22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 </w:t>
            </w:r>
          </w:p>
        </w:tc>
      </w:tr>
      <w:tr w:rsidR="001E18FC" w:rsidRPr="001E18FC" w:rsidTr="001E18FC">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MV</w:t>
            </w:r>
          </w:p>
        </w:tc>
        <w:tc>
          <w:tcPr>
            <w:tcW w:w="13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MV</w:t>
            </w:r>
          </w:p>
        </w:tc>
        <w:tc>
          <w:tcPr>
            <w:tcW w:w="22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VN</w:t>
            </w:r>
          </w:p>
        </w:tc>
      </w:tr>
      <w:tr w:rsidR="001E18FC" w:rsidRPr="001E18FC" w:rsidTr="001E18FC">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PU</w:t>
            </w:r>
          </w:p>
        </w:tc>
        <w:tc>
          <w:tcPr>
            <w:tcW w:w="13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PU</w:t>
            </w:r>
          </w:p>
        </w:tc>
        <w:tc>
          <w:tcPr>
            <w:tcW w:w="22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 </w:t>
            </w:r>
          </w:p>
        </w:tc>
      </w:tr>
      <w:tr w:rsidR="001E18FC" w:rsidRPr="001E18FC" w:rsidTr="001E18FC">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SUV</w:t>
            </w:r>
          </w:p>
        </w:tc>
        <w:tc>
          <w:tcPr>
            <w:tcW w:w="13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SUV</w:t>
            </w:r>
          </w:p>
        </w:tc>
        <w:tc>
          <w:tcPr>
            <w:tcW w:w="22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VN</w:t>
            </w:r>
          </w:p>
        </w:tc>
      </w:tr>
      <w:tr w:rsidR="00227560" w:rsidRPr="001E18FC" w:rsidTr="001E18FC">
        <w:trPr>
          <w:trHeight w:val="290"/>
          <w:ins w:id="35" w:author="Ranga Gopalan" w:date="2017-08-30T15:21:00Z"/>
        </w:trPr>
        <w:tc>
          <w:tcPr>
            <w:tcW w:w="1300" w:type="dxa"/>
            <w:tcBorders>
              <w:top w:val="nil"/>
              <w:left w:val="single" w:sz="4" w:space="0" w:color="auto"/>
              <w:bottom w:val="single" w:sz="4" w:space="0" w:color="auto"/>
              <w:right w:val="single" w:sz="4" w:space="0" w:color="auto"/>
            </w:tcBorders>
            <w:shd w:val="clear" w:color="auto" w:fill="auto"/>
            <w:noWrap/>
            <w:vAlign w:val="bottom"/>
          </w:tcPr>
          <w:p w:rsidR="00227560" w:rsidRPr="001E18FC" w:rsidRDefault="00A61621" w:rsidP="001E18FC">
            <w:pPr>
              <w:spacing w:line="240" w:lineRule="auto"/>
              <w:rPr>
                <w:ins w:id="36" w:author="Ranga Gopalan" w:date="2017-08-30T15:21:00Z"/>
                <w:rFonts w:ascii="Calibri" w:eastAsia="Times New Roman" w:hAnsi="Calibri" w:cs="Calibri"/>
                <w:color w:val="000000"/>
              </w:rPr>
            </w:pPr>
            <w:ins w:id="37" w:author="Ranga Gopalan" w:date="2017-08-30T15:22:00Z">
              <w:r>
                <w:rPr>
                  <w:rFonts w:ascii="Calibri" w:eastAsia="Times New Roman" w:hAnsi="Calibri" w:cs="Calibri"/>
                  <w:color w:val="000000"/>
                </w:rPr>
                <w:t>MPV</w:t>
              </w:r>
            </w:ins>
          </w:p>
        </w:tc>
        <w:tc>
          <w:tcPr>
            <w:tcW w:w="1360" w:type="dxa"/>
            <w:tcBorders>
              <w:top w:val="nil"/>
              <w:left w:val="nil"/>
              <w:bottom w:val="single" w:sz="4" w:space="0" w:color="auto"/>
              <w:right w:val="single" w:sz="4" w:space="0" w:color="auto"/>
            </w:tcBorders>
            <w:shd w:val="clear" w:color="auto" w:fill="auto"/>
            <w:noWrap/>
            <w:vAlign w:val="bottom"/>
          </w:tcPr>
          <w:p w:rsidR="00227560" w:rsidRPr="001E18FC" w:rsidRDefault="00A61621" w:rsidP="001E18FC">
            <w:pPr>
              <w:spacing w:line="240" w:lineRule="auto"/>
              <w:rPr>
                <w:ins w:id="38" w:author="Ranga Gopalan" w:date="2017-08-30T15:21:00Z"/>
                <w:rFonts w:ascii="Calibri" w:eastAsia="Times New Roman" w:hAnsi="Calibri" w:cs="Calibri"/>
                <w:color w:val="000000"/>
              </w:rPr>
            </w:pPr>
            <w:ins w:id="39" w:author="Ranga Gopalan" w:date="2017-08-30T15:22:00Z">
              <w:r>
                <w:rPr>
                  <w:rFonts w:ascii="Calibri" w:eastAsia="Times New Roman" w:hAnsi="Calibri" w:cs="Calibri"/>
                  <w:color w:val="000000"/>
                </w:rPr>
                <w:t>MPV</w:t>
              </w:r>
            </w:ins>
          </w:p>
        </w:tc>
        <w:tc>
          <w:tcPr>
            <w:tcW w:w="2260" w:type="dxa"/>
            <w:tcBorders>
              <w:top w:val="nil"/>
              <w:left w:val="nil"/>
              <w:bottom w:val="single" w:sz="4" w:space="0" w:color="auto"/>
              <w:right w:val="single" w:sz="4" w:space="0" w:color="auto"/>
            </w:tcBorders>
            <w:shd w:val="clear" w:color="auto" w:fill="auto"/>
            <w:noWrap/>
            <w:vAlign w:val="bottom"/>
          </w:tcPr>
          <w:p w:rsidR="00227560" w:rsidRPr="001E18FC" w:rsidRDefault="00A61621" w:rsidP="001E18FC">
            <w:pPr>
              <w:spacing w:line="240" w:lineRule="auto"/>
              <w:rPr>
                <w:ins w:id="40" w:author="Ranga Gopalan" w:date="2017-08-30T15:21:00Z"/>
                <w:rFonts w:ascii="Calibri" w:eastAsia="Times New Roman" w:hAnsi="Calibri" w:cs="Calibri"/>
                <w:color w:val="000000"/>
              </w:rPr>
            </w:pPr>
            <w:ins w:id="41" w:author="Ranga Gopalan" w:date="2017-08-30T15:22:00Z">
              <w:r>
                <w:rPr>
                  <w:rFonts w:ascii="Calibri" w:eastAsia="Times New Roman" w:hAnsi="Calibri" w:cs="Calibri"/>
                  <w:color w:val="000000"/>
                </w:rPr>
                <w:t>SUV, VN</w:t>
              </w:r>
            </w:ins>
          </w:p>
        </w:tc>
      </w:tr>
      <w:tr w:rsidR="001E18FC" w:rsidRPr="001E18FC" w:rsidTr="001E18FC">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VN</w:t>
            </w:r>
          </w:p>
        </w:tc>
        <w:tc>
          <w:tcPr>
            <w:tcW w:w="13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VN</w:t>
            </w:r>
          </w:p>
        </w:tc>
        <w:tc>
          <w:tcPr>
            <w:tcW w:w="22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SUV</w:t>
            </w:r>
          </w:p>
        </w:tc>
      </w:tr>
      <w:tr w:rsidR="001E18FC" w:rsidRPr="001E18FC" w:rsidTr="001E18FC">
        <w:trPr>
          <w:trHeight w:val="29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AU</w:t>
            </w:r>
          </w:p>
        </w:tc>
        <w:tc>
          <w:tcPr>
            <w:tcW w:w="13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AU</w:t>
            </w:r>
          </w:p>
        </w:tc>
        <w:tc>
          <w:tcPr>
            <w:tcW w:w="2260" w:type="dxa"/>
            <w:tcBorders>
              <w:top w:val="nil"/>
              <w:left w:val="nil"/>
              <w:bottom w:val="single" w:sz="4" w:space="0" w:color="auto"/>
              <w:right w:val="single" w:sz="4" w:space="0" w:color="auto"/>
            </w:tcBorders>
            <w:shd w:val="clear" w:color="auto" w:fill="auto"/>
            <w:noWrap/>
            <w:vAlign w:val="bottom"/>
            <w:hideMark/>
          </w:tcPr>
          <w:p w:rsidR="001E18FC" w:rsidRPr="001E18FC" w:rsidRDefault="001E18FC" w:rsidP="001E18FC">
            <w:pPr>
              <w:spacing w:line="240" w:lineRule="auto"/>
              <w:rPr>
                <w:rFonts w:ascii="Calibri" w:eastAsia="Times New Roman" w:hAnsi="Calibri" w:cs="Calibri"/>
                <w:color w:val="000000"/>
              </w:rPr>
            </w:pPr>
            <w:r w:rsidRPr="001E18FC">
              <w:rPr>
                <w:rFonts w:ascii="Calibri" w:eastAsia="Times New Roman" w:hAnsi="Calibri" w:cs="Calibri"/>
                <w:color w:val="000000"/>
              </w:rPr>
              <w:t>SUV, VN, MV</w:t>
            </w:r>
          </w:p>
        </w:tc>
      </w:tr>
    </w:tbl>
    <w:p w:rsidR="007E771C" w:rsidRDefault="007E771C" w:rsidP="007E771C">
      <w:pPr>
        <w:pStyle w:val="Heading2"/>
      </w:pPr>
      <w:r>
        <w:t>Apply vehicle attribute matches</w:t>
      </w:r>
    </w:p>
    <w:p w:rsidR="00B74D6D" w:rsidRPr="00E7781C" w:rsidRDefault="00B74D6D" w:rsidP="007E771C">
      <w:pPr>
        <w:pStyle w:val="Heading3"/>
      </w:pPr>
      <w:r w:rsidRPr="00E7781C">
        <w:t>Apply MaxAge requirements:</w:t>
      </w:r>
    </w:p>
    <w:p w:rsidR="00B74D6D" w:rsidRDefault="00B74D6D" w:rsidP="00B74D6D">
      <w:pPr>
        <w:pStyle w:val="ListParagraph"/>
        <w:numPr>
          <w:ilvl w:val="0"/>
          <w:numId w:val="26"/>
        </w:numPr>
      </w:pPr>
      <w:r>
        <w:t>If Vehicle Age &gt;= MaxAge</w:t>
      </w:r>
      <w:r w:rsidR="00E7781C">
        <w:t xml:space="preserve"> reject the vehicle,</w:t>
      </w:r>
      <w:r>
        <w:t xml:space="preserve"> move to next available bus</w:t>
      </w:r>
    </w:p>
    <w:p w:rsidR="00B74D6D" w:rsidRDefault="00B74D6D" w:rsidP="00B74D6D">
      <w:pPr>
        <w:pStyle w:val="ListParagraph"/>
        <w:numPr>
          <w:ilvl w:val="0"/>
          <w:numId w:val="26"/>
        </w:numPr>
      </w:pPr>
      <w:r>
        <w:t>If (MaxAge – Vehicle Age)  is &gt;=</w:t>
      </w:r>
      <w:r w:rsidR="000A28CC">
        <w:t xml:space="preserve"> X</w:t>
      </w:r>
      <w:r>
        <w:t>, add 1 to the match-score, if not add 0.5 to the score</w:t>
      </w:r>
    </w:p>
    <w:p w:rsidR="000A28CC" w:rsidRDefault="000A28CC" w:rsidP="000A28CC">
      <w:pPr>
        <w:pStyle w:val="ListParagraph"/>
        <w:ind w:left="792"/>
      </w:pPr>
      <w:r>
        <w:t>(X is a configurable value, default 3 years)</w:t>
      </w:r>
    </w:p>
    <w:p w:rsidR="007E29F5" w:rsidRDefault="007E29F5" w:rsidP="007E771C">
      <w:pPr>
        <w:pStyle w:val="Heading3"/>
      </w:pPr>
      <w:r>
        <w:t>Apply Vehicle Capacity check:</w:t>
      </w:r>
    </w:p>
    <w:p w:rsidR="007E29F5" w:rsidRDefault="007E29F5" w:rsidP="007E29F5">
      <w:pPr>
        <w:pStyle w:val="ListParagraph"/>
        <w:ind w:left="432"/>
      </w:pPr>
      <w:r>
        <w:t>If (seating capacity of the ‘Available vehicle’ &gt;= seating capacity of the ‘Required vehicle’) AND (seating capacity of the ‘Available vehicle’ – seating capacity of the ‘Required vehicle) is:</w:t>
      </w:r>
    </w:p>
    <w:p w:rsidR="007E29F5" w:rsidRDefault="007E29F5" w:rsidP="007E29F5">
      <w:pPr>
        <w:pStyle w:val="ListParagraph"/>
        <w:numPr>
          <w:ilvl w:val="0"/>
          <w:numId w:val="33"/>
        </w:numPr>
      </w:pPr>
      <w:r>
        <w:lastRenderedPageBreak/>
        <w:t xml:space="preserve">&lt;= Y% of the ‘Required’ seating capacity, add 1 to match-score. </w:t>
      </w:r>
    </w:p>
    <w:p w:rsidR="007E29F5" w:rsidRDefault="007E29F5" w:rsidP="007E29F5">
      <w:pPr>
        <w:pStyle w:val="ListParagraph"/>
        <w:numPr>
          <w:ilvl w:val="0"/>
          <w:numId w:val="33"/>
        </w:numPr>
      </w:pPr>
      <w:r>
        <w:t xml:space="preserve">&gt; Y% of the ‘Required’ seating capacity, add 0.5 to the match-score. </w:t>
      </w:r>
    </w:p>
    <w:p w:rsidR="007E29F5" w:rsidRDefault="007E29F5" w:rsidP="007E29F5">
      <w:pPr>
        <w:ind w:left="432"/>
      </w:pPr>
      <w:r>
        <w:t>Else, reject the ‘available vehicle’ and move on to the next</w:t>
      </w:r>
    </w:p>
    <w:p w:rsidR="007E29F5" w:rsidRPr="0098714B" w:rsidRDefault="007E29F5" w:rsidP="007E771C">
      <w:pPr>
        <w:pStyle w:val="Heading3"/>
      </w:pPr>
      <w:r>
        <w:t>Apply wheel-chair capacity check:</w:t>
      </w:r>
    </w:p>
    <w:p w:rsidR="007E29F5" w:rsidRDefault="007E29F5" w:rsidP="007E29F5">
      <w:pPr>
        <w:pStyle w:val="ListParagraph"/>
        <w:ind w:left="360"/>
      </w:pPr>
      <w:r>
        <w:t>If w/c capacity of the ‘Available vehicle’ is &gt;= w/c capacity of the ‘Required vehicle’, add 1 to match-score, and if w/c capacity of the ‘Available vehicle’ is 1 less than the w/c capacity of the ‘Required vehicle’, add 0.5 to the match-score, provided there is at least one wheel-chair slot on the bus (a request for a bus with wheel-chair cannot be satisfied with a bus with no w/c capacity).</w:t>
      </w:r>
    </w:p>
    <w:p w:rsidR="007E29F5" w:rsidRDefault="007E29F5" w:rsidP="007E29F5">
      <w:pPr>
        <w:pStyle w:val="ListParagraph"/>
        <w:ind w:left="360"/>
      </w:pPr>
      <w:r>
        <w:t>Else, reject the vehicle and move on to the next vehicle in the available pool.</w:t>
      </w:r>
    </w:p>
    <w:p w:rsidR="007E29F5" w:rsidRDefault="007E29F5" w:rsidP="007E29F5">
      <w:pPr>
        <w:pStyle w:val="ListParagraph"/>
        <w:ind w:left="360"/>
      </w:pPr>
      <w:r>
        <w:t>If no w/c capacity is requested, add 1 to the match-score.</w:t>
      </w:r>
    </w:p>
    <w:p w:rsidR="007E29F5" w:rsidRPr="0098714B" w:rsidRDefault="007E29F5" w:rsidP="007E771C">
      <w:pPr>
        <w:pStyle w:val="Heading3"/>
      </w:pPr>
      <w:r>
        <w:t>Apply ‘Brake-type’ check:</w:t>
      </w:r>
    </w:p>
    <w:p w:rsidR="007E29F5" w:rsidRDefault="007E29F5" w:rsidP="007E29F5">
      <w:pPr>
        <w:pStyle w:val="ListParagraph"/>
        <w:tabs>
          <w:tab w:val="right" w:pos="13680"/>
        </w:tabs>
        <w:ind w:left="360"/>
      </w:pPr>
      <w:r>
        <w:t>If the brake-type of the ‘Required vehicle’ exactly matches the brake-type of the ‘available vehicle’, add 1 to match-score.</w:t>
      </w:r>
    </w:p>
    <w:p w:rsidR="007E29F5" w:rsidRDefault="007E29F5" w:rsidP="007E29F5">
      <w:pPr>
        <w:pStyle w:val="ListParagraph"/>
        <w:tabs>
          <w:tab w:val="right" w:pos="13680"/>
        </w:tabs>
        <w:ind w:left="360"/>
      </w:pPr>
      <w:r>
        <w:t>If brake-type of ‘Required vehicle’ is ‘Hydraulic’ and the ‘Available vehicle’ has ‘Air’ brake, or vice versa, add 0.5 to match-score.</w:t>
      </w:r>
    </w:p>
    <w:p w:rsidR="007E29F5" w:rsidRDefault="007E29F5" w:rsidP="007E29F5">
      <w:pPr>
        <w:pStyle w:val="ListParagraph"/>
        <w:tabs>
          <w:tab w:val="right" w:pos="13680"/>
        </w:tabs>
        <w:ind w:left="360"/>
      </w:pPr>
      <w:r>
        <w:t xml:space="preserve">If no brake type is specified in the requirement, add 1 to match-score. </w:t>
      </w:r>
    </w:p>
    <w:p w:rsidR="00653122" w:rsidRPr="00D60453" w:rsidRDefault="00653122" w:rsidP="007E771C">
      <w:pPr>
        <w:pStyle w:val="Heading3"/>
      </w:pPr>
      <w:r w:rsidRPr="00D60453">
        <w:t xml:space="preserve">Apply ‘Fuel-type’ check: </w:t>
      </w:r>
    </w:p>
    <w:p w:rsidR="00653122" w:rsidRDefault="00653122" w:rsidP="00653122">
      <w:pPr>
        <w:pStyle w:val="ListParagraph"/>
        <w:tabs>
          <w:tab w:val="right" w:pos="13680"/>
        </w:tabs>
        <w:ind w:left="360"/>
      </w:pPr>
      <w:r>
        <w:t>If the fuel-type of the ‘Required vehicle’ exactly matches the fuel-type of the ‘available vehicle’, add 1 to match-score.</w:t>
      </w:r>
    </w:p>
    <w:p w:rsidR="00653122" w:rsidRDefault="00653122" w:rsidP="00653122">
      <w:pPr>
        <w:pStyle w:val="ListParagraph"/>
        <w:tabs>
          <w:tab w:val="right" w:pos="13680"/>
        </w:tabs>
        <w:ind w:left="360"/>
      </w:pPr>
      <w:r>
        <w:t>If fuel-type of ‘Required vehicle’ is ‘Gas’ and the fuel type of the ‘Available vehicle’ is ‘Diesel’, or vice versa, add 0.5 to match-score.</w:t>
      </w:r>
    </w:p>
    <w:p w:rsidR="00653122" w:rsidRDefault="00653122" w:rsidP="00653122">
      <w:pPr>
        <w:pStyle w:val="ListParagraph"/>
        <w:tabs>
          <w:tab w:val="right" w:pos="13680"/>
        </w:tabs>
        <w:ind w:left="360"/>
      </w:pPr>
      <w:r>
        <w:t>If fuel type of the ‘Required vehicle’ is CNG or LPG and the match with the ‘Available vehicle’ is not exact, reject the vehicle and move on to the next vehicle in the ‘available pool’.</w:t>
      </w:r>
    </w:p>
    <w:p w:rsidR="00653122" w:rsidRDefault="00653122" w:rsidP="00653122">
      <w:pPr>
        <w:pStyle w:val="ListParagraph"/>
        <w:tabs>
          <w:tab w:val="right" w:pos="13680"/>
        </w:tabs>
        <w:ind w:left="360"/>
      </w:pPr>
      <w:r>
        <w:t xml:space="preserve">If no fuel type is specified in the requirement, add 1 to match-score. </w:t>
      </w:r>
    </w:p>
    <w:p w:rsidR="0098714B" w:rsidRPr="0098714B" w:rsidRDefault="0098714B" w:rsidP="007E771C">
      <w:pPr>
        <w:pStyle w:val="Heading3"/>
      </w:pPr>
      <w:r>
        <w:t>Apply A/C check:</w:t>
      </w:r>
    </w:p>
    <w:p w:rsidR="0052313C" w:rsidRDefault="0098714B" w:rsidP="0098714B">
      <w:pPr>
        <w:pStyle w:val="ListParagraph"/>
        <w:ind w:left="360"/>
      </w:pPr>
      <w:r>
        <w:t>Determine if the ‘required bus’ needs A/C</w:t>
      </w:r>
      <w:r w:rsidR="007E29F5">
        <w:t xml:space="preserve"> </w:t>
      </w:r>
      <w:r w:rsidR="0052313C">
        <w:t>based on attributes of the ‘requirement’</w:t>
      </w:r>
    </w:p>
    <w:p w:rsidR="0052313C" w:rsidRDefault="0052313C" w:rsidP="0052313C">
      <w:pPr>
        <w:pStyle w:val="ListParagraph"/>
        <w:ind w:left="360"/>
      </w:pPr>
      <w:r>
        <w:t>If the ‘available bus’ does not have A/C, add to the retrofit cost, based on the type of the bus.  If this pushes the total retrofit cost over the limit specified in the ‘Cascade Run’ parameters, reject the vehicle and move on to the next bus in the availability pool.</w:t>
      </w:r>
    </w:p>
    <w:p w:rsidR="00394E09" w:rsidRDefault="00394E09" w:rsidP="00394E09"/>
    <w:p w:rsidR="00CB600E" w:rsidRDefault="00CB600E" w:rsidP="00CB600E">
      <w:pPr>
        <w:ind w:left="360"/>
      </w:pPr>
      <w:r>
        <w:t>The following table specifies the vehicle attributes and the criteria for what is to be considered a ‘good’ or ‘acceptable’ match for each of these criteria.</w:t>
      </w:r>
    </w:p>
    <w:p w:rsidR="00CB600E" w:rsidRPr="00CB600E" w:rsidRDefault="00CB600E" w:rsidP="00CB600E">
      <w:pPr>
        <w:spacing w:before="120"/>
        <w:ind w:left="360"/>
        <w:rPr>
          <w:b/>
          <w:u w:val="single"/>
        </w:rPr>
      </w:pPr>
      <w:r w:rsidRPr="00CB600E">
        <w:rPr>
          <w:b/>
          <w:u w:val="single"/>
        </w:rPr>
        <w:t>Vehicle attribute match criteria:</w:t>
      </w:r>
    </w:p>
    <w:tbl>
      <w:tblPr>
        <w:tblW w:w="13989" w:type="dxa"/>
        <w:tblInd w:w="226" w:type="dxa"/>
        <w:tblLayout w:type="fixed"/>
        <w:tblLook w:val="04A0" w:firstRow="1" w:lastRow="0" w:firstColumn="1" w:lastColumn="0" w:noHBand="0" w:noVBand="1"/>
      </w:tblPr>
      <w:tblGrid>
        <w:gridCol w:w="602"/>
        <w:gridCol w:w="1237"/>
        <w:gridCol w:w="3420"/>
        <w:gridCol w:w="4140"/>
        <w:gridCol w:w="4590"/>
      </w:tblGrid>
      <w:tr w:rsidR="003336A9" w:rsidRPr="00CB600E" w:rsidTr="00E27269">
        <w:trPr>
          <w:cantSplit/>
          <w:trHeight w:val="290"/>
          <w:tblHeader/>
        </w:trPr>
        <w:tc>
          <w:tcPr>
            <w:tcW w:w="602"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CB600E" w:rsidRPr="00CB600E" w:rsidRDefault="00CB600E" w:rsidP="00CB600E">
            <w:pPr>
              <w:spacing w:line="240" w:lineRule="auto"/>
              <w:jc w:val="center"/>
              <w:rPr>
                <w:rFonts w:ascii="Calibri" w:eastAsia="Times New Roman" w:hAnsi="Calibri" w:cs="Calibri"/>
                <w:b/>
                <w:bCs/>
                <w:color w:val="000000"/>
              </w:rPr>
            </w:pPr>
            <w:r w:rsidRPr="00CB600E">
              <w:rPr>
                <w:rFonts w:ascii="Calibri" w:eastAsia="Times New Roman" w:hAnsi="Calibri" w:cs="Calibri"/>
                <w:b/>
                <w:bCs/>
                <w:color w:val="000000"/>
              </w:rPr>
              <w:lastRenderedPageBreak/>
              <w:t>Sr #</w:t>
            </w:r>
          </w:p>
        </w:tc>
        <w:tc>
          <w:tcPr>
            <w:tcW w:w="1237" w:type="dxa"/>
            <w:tcBorders>
              <w:top w:val="single" w:sz="4" w:space="0" w:color="auto"/>
              <w:left w:val="nil"/>
              <w:bottom w:val="single" w:sz="4" w:space="0" w:color="auto"/>
              <w:right w:val="single" w:sz="4" w:space="0" w:color="auto"/>
            </w:tcBorders>
            <w:shd w:val="clear" w:color="000000" w:fill="D9D9D9"/>
            <w:vAlign w:val="center"/>
            <w:hideMark/>
          </w:tcPr>
          <w:p w:rsidR="00CB600E" w:rsidRPr="00CB600E" w:rsidRDefault="00CB600E" w:rsidP="00CB600E">
            <w:pPr>
              <w:spacing w:line="240" w:lineRule="auto"/>
              <w:jc w:val="center"/>
              <w:rPr>
                <w:rFonts w:ascii="Calibri" w:eastAsia="Times New Roman" w:hAnsi="Calibri" w:cs="Calibri"/>
                <w:b/>
                <w:bCs/>
                <w:color w:val="000000"/>
              </w:rPr>
            </w:pPr>
            <w:r w:rsidRPr="00CB600E">
              <w:rPr>
                <w:rFonts w:ascii="Calibri" w:eastAsia="Times New Roman" w:hAnsi="Calibri" w:cs="Calibri"/>
                <w:b/>
                <w:bCs/>
                <w:color w:val="000000"/>
              </w:rPr>
              <w:t>Parameter</w:t>
            </w:r>
          </w:p>
        </w:tc>
        <w:tc>
          <w:tcPr>
            <w:tcW w:w="3420" w:type="dxa"/>
            <w:tcBorders>
              <w:top w:val="single" w:sz="4" w:space="0" w:color="auto"/>
              <w:left w:val="nil"/>
              <w:bottom w:val="single" w:sz="4" w:space="0" w:color="auto"/>
              <w:right w:val="single" w:sz="4" w:space="0" w:color="auto"/>
            </w:tcBorders>
            <w:shd w:val="clear" w:color="000000" w:fill="D9D9D9"/>
            <w:vAlign w:val="center"/>
            <w:hideMark/>
          </w:tcPr>
          <w:p w:rsidR="00CB600E" w:rsidRPr="00CB600E" w:rsidRDefault="00CB600E" w:rsidP="00CB600E">
            <w:pPr>
              <w:spacing w:line="240" w:lineRule="auto"/>
              <w:jc w:val="center"/>
              <w:rPr>
                <w:rFonts w:ascii="Calibri" w:eastAsia="Times New Roman" w:hAnsi="Calibri" w:cs="Calibri"/>
                <w:b/>
                <w:bCs/>
                <w:color w:val="000000"/>
              </w:rPr>
            </w:pPr>
            <w:r w:rsidRPr="00CB600E">
              <w:rPr>
                <w:rFonts w:ascii="Calibri" w:eastAsia="Times New Roman" w:hAnsi="Calibri" w:cs="Calibri"/>
                <w:b/>
                <w:bCs/>
                <w:color w:val="000000"/>
              </w:rPr>
              <w:t>Good match</w:t>
            </w:r>
          </w:p>
        </w:tc>
        <w:tc>
          <w:tcPr>
            <w:tcW w:w="4140" w:type="dxa"/>
            <w:tcBorders>
              <w:top w:val="single" w:sz="4" w:space="0" w:color="auto"/>
              <w:left w:val="nil"/>
              <w:bottom w:val="single" w:sz="4" w:space="0" w:color="auto"/>
              <w:right w:val="single" w:sz="4" w:space="0" w:color="auto"/>
            </w:tcBorders>
            <w:shd w:val="clear" w:color="000000" w:fill="D9D9D9"/>
            <w:vAlign w:val="center"/>
            <w:hideMark/>
          </w:tcPr>
          <w:p w:rsidR="00CB600E" w:rsidRPr="00CB600E" w:rsidRDefault="00CB600E" w:rsidP="00CB600E">
            <w:pPr>
              <w:spacing w:line="240" w:lineRule="auto"/>
              <w:jc w:val="center"/>
              <w:rPr>
                <w:rFonts w:ascii="Calibri" w:eastAsia="Times New Roman" w:hAnsi="Calibri" w:cs="Calibri"/>
                <w:b/>
                <w:bCs/>
                <w:color w:val="000000"/>
              </w:rPr>
            </w:pPr>
            <w:r w:rsidRPr="00CB600E">
              <w:rPr>
                <w:rFonts w:ascii="Calibri" w:eastAsia="Times New Roman" w:hAnsi="Calibri" w:cs="Calibri"/>
                <w:b/>
                <w:bCs/>
                <w:color w:val="000000"/>
              </w:rPr>
              <w:t>OK match</w:t>
            </w:r>
          </w:p>
        </w:tc>
        <w:tc>
          <w:tcPr>
            <w:tcW w:w="4590" w:type="dxa"/>
            <w:tcBorders>
              <w:top w:val="single" w:sz="4" w:space="0" w:color="auto"/>
              <w:left w:val="nil"/>
              <w:bottom w:val="single" w:sz="4" w:space="0" w:color="auto"/>
              <w:right w:val="single" w:sz="4" w:space="0" w:color="auto"/>
            </w:tcBorders>
            <w:shd w:val="clear" w:color="000000" w:fill="D9D9D9"/>
            <w:vAlign w:val="center"/>
            <w:hideMark/>
          </w:tcPr>
          <w:p w:rsidR="00CB600E" w:rsidRPr="00CB600E" w:rsidRDefault="00CB600E" w:rsidP="00CB600E">
            <w:pPr>
              <w:spacing w:line="240" w:lineRule="auto"/>
              <w:jc w:val="center"/>
              <w:rPr>
                <w:rFonts w:ascii="Calibri" w:eastAsia="Times New Roman" w:hAnsi="Calibri" w:cs="Calibri"/>
                <w:b/>
                <w:bCs/>
                <w:color w:val="000000"/>
              </w:rPr>
            </w:pPr>
            <w:r w:rsidRPr="00CB600E">
              <w:rPr>
                <w:rFonts w:ascii="Calibri" w:eastAsia="Times New Roman" w:hAnsi="Calibri" w:cs="Calibri"/>
                <w:b/>
                <w:bCs/>
                <w:color w:val="000000"/>
              </w:rPr>
              <w:t>Comments</w:t>
            </w:r>
          </w:p>
        </w:tc>
      </w:tr>
      <w:tr w:rsidR="003336A9" w:rsidRPr="00CB600E" w:rsidTr="00E27269">
        <w:trPr>
          <w:trHeight w:val="630"/>
        </w:trPr>
        <w:tc>
          <w:tcPr>
            <w:tcW w:w="602" w:type="dxa"/>
            <w:tcBorders>
              <w:top w:val="nil"/>
              <w:left w:val="single" w:sz="4" w:space="0" w:color="auto"/>
              <w:bottom w:val="single" w:sz="4" w:space="0" w:color="auto"/>
              <w:right w:val="single" w:sz="4" w:space="0" w:color="auto"/>
            </w:tcBorders>
            <w:shd w:val="clear" w:color="auto" w:fill="auto"/>
            <w:hideMark/>
          </w:tcPr>
          <w:p w:rsidR="00CB600E" w:rsidRPr="00CB600E" w:rsidRDefault="00CB600E" w:rsidP="00CB600E">
            <w:pPr>
              <w:spacing w:line="240" w:lineRule="auto"/>
              <w:jc w:val="right"/>
              <w:rPr>
                <w:rFonts w:ascii="Calibri" w:eastAsia="Times New Roman" w:hAnsi="Calibri" w:cs="Calibri"/>
                <w:color w:val="000000"/>
              </w:rPr>
            </w:pPr>
            <w:r w:rsidRPr="00CB600E">
              <w:rPr>
                <w:rFonts w:ascii="Calibri" w:eastAsia="Times New Roman" w:hAnsi="Calibri" w:cs="Calibri"/>
                <w:color w:val="000000"/>
              </w:rPr>
              <w:t>1</w:t>
            </w:r>
          </w:p>
        </w:tc>
        <w:tc>
          <w:tcPr>
            <w:tcW w:w="1237"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Vehicle age</w:t>
            </w:r>
          </w:p>
        </w:tc>
        <w:tc>
          <w:tcPr>
            <w:tcW w:w="342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MaxAge - Vehicle age &gt;=X</w:t>
            </w:r>
          </w:p>
        </w:tc>
        <w:tc>
          <w:tcPr>
            <w:tcW w:w="414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MaxAge - Vehicle age &lt;X and &gt;=1</w:t>
            </w:r>
          </w:p>
        </w:tc>
        <w:tc>
          <w:tcPr>
            <w:tcW w:w="459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Vehicle age = current year - model year</w:t>
            </w:r>
            <w:r w:rsidRPr="00CB600E">
              <w:rPr>
                <w:rFonts w:ascii="Calibri" w:eastAsia="Times New Roman" w:hAnsi="Calibri" w:cs="Calibri"/>
                <w:color w:val="000000"/>
              </w:rPr>
              <w:br/>
              <w:t>X will have a default value of 3 years</w:t>
            </w:r>
          </w:p>
        </w:tc>
      </w:tr>
      <w:tr w:rsidR="003336A9" w:rsidRPr="00CB600E" w:rsidTr="00E27269">
        <w:trPr>
          <w:trHeight w:val="580"/>
        </w:trPr>
        <w:tc>
          <w:tcPr>
            <w:tcW w:w="602" w:type="dxa"/>
            <w:tcBorders>
              <w:top w:val="nil"/>
              <w:left w:val="single" w:sz="4" w:space="0" w:color="auto"/>
              <w:bottom w:val="single" w:sz="4" w:space="0" w:color="auto"/>
              <w:right w:val="single" w:sz="4" w:space="0" w:color="auto"/>
            </w:tcBorders>
            <w:shd w:val="clear" w:color="auto" w:fill="auto"/>
            <w:hideMark/>
          </w:tcPr>
          <w:p w:rsidR="00CB600E" w:rsidRPr="00CB600E" w:rsidRDefault="00CB600E" w:rsidP="00CB600E">
            <w:pPr>
              <w:spacing w:line="240" w:lineRule="auto"/>
              <w:jc w:val="right"/>
              <w:rPr>
                <w:rFonts w:ascii="Calibri" w:eastAsia="Times New Roman" w:hAnsi="Calibri" w:cs="Calibri"/>
                <w:color w:val="000000"/>
              </w:rPr>
            </w:pPr>
            <w:r w:rsidRPr="00CB600E">
              <w:rPr>
                <w:rFonts w:ascii="Calibri" w:eastAsia="Times New Roman" w:hAnsi="Calibri" w:cs="Calibri"/>
                <w:color w:val="000000"/>
              </w:rPr>
              <w:t>2</w:t>
            </w:r>
          </w:p>
        </w:tc>
        <w:tc>
          <w:tcPr>
            <w:tcW w:w="1237"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Seating capacity</w:t>
            </w:r>
          </w:p>
        </w:tc>
        <w:tc>
          <w:tcPr>
            <w:tcW w:w="342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Available capacity - Required capacity &gt;= Y% of Required capacity</w:t>
            </w:r>
          </w:p>
        </w:tc>
        <w:tc>
          <w:tcPr>
            <w:tcW w:w="414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Available capacity &gt;= Required capacity</w:t>
            </w:r>
          </w:p>
        </w:tc>
        <w:tc>
          <w:tcPr>
            <w:tcW w:w="459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Y will have a default value of 10%</w:t>
            </w:r>
          </w:p>
        </w:tc>
      </w:tr>
      <w:tr w:rsidR="003336A9" w:rsidRPr="00CB600E" w:rsidTr="00E27269">
        <w:trPr>
          <w:trHeight w:val="1450"/>
        </w:trPr>
        <w:tc>
          <w:tcPr>
            <w:tcW w:w="602" w:type="dxa"/>
            <w:tcBorders>
              <w:top w:val="nil"/>
              <w:left w:val="single" w:sz="4" w:space="0" w:color="auto"/>
              <w:bottom w:val="single" w:sz="4" w:space="0" w:color="auto"/>
              <w:right w:val="single" w:sz="4" w:space="0" w:color="auto"/>
            </w:tcBorders>
            <w:shd w:val="clear" w:color="auto" w:fill="auto"/>
            <w:hideMark/>
          </w:tcPr>
          <w:p w:rsidR="00CB600E" w:rsidRPr="00CB600E" w:rsidRDefault="00CB600E" w:rsidP="00CB600E">
            <w:pPr>
              <w:spacing w:line="240" w:lineRule="auto"/>
              <w:jc w:val="right"/>
              <w:rPr>
                <w:rFonts w:ascii="Calibri" w:eastAsia="Times New Roman" w:hAnsi="Calibri" w:cs="Calibri"/>
                <w:color w:val="000000"/>
              </w:rPr>
            </w:pPr>
            <w:r w:rsidRPr="00CB600E">
              <w:rPr>
                <w:rFonts w:ascii="Calibri" w:eastAsia="Times New Roman" w:hAnsi="Calibri" w:cs="Calibri"/>
                <w:color w:val="000000"/>
              </w:rPr>
              <w:t>3</w:t>
            </w:r>
          </w:p>
        </w:tc>
        <w:tc>
          <w:tcPr>
            <w:tcW w:w="1237"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W/C capacity</w:t>
            </w:r>
          </w:p>
        </w:tc>
        <w:tc>
          <w:tcPr>
            <w:tcW w:w="342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Available w/c capacity - Required w/c capacity &gt;= 0</w:t>
            </w:r>
          </w:p>
        </w:tc>
        <w:tc>
          <w:tcPr>
            <w:tcW w:w="414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Available w/c capacity - Required w/c capacity = Z</w:t>
            </w:r>
          </w:p>
        </w:tc>
        <w:tc>
          <w:tcPr>
            <w:tcW w:w="459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 xml:space="preserve">Z will have a default value of -1 (ie., if the Available capacity is 1 less than the Required capacity, it is manageable) </w:t>
            </w:r>
            <w:r w:rsidRPr="00CB600E">
              <w:rPr>
                <w:rFonts w:ascii="Calibri" w:eastAsia="Times New Roman" w:hAnsi="Calibri" w:cs="Calibri"/>
                <w:color w:val="000000"/>
              </w:rPr>
              <w:br/>
              <w:t>W/C capacity has to be more than 1 as a requirement for this.</w:t>
            </w:r>
          </w:p>
        </w:tc>
      </w:tr>
      <w:tr w:rsidR="003336A9" w:rsidRPr="00CB600E" w:rsidTr="00E27269">
        <w:trPr>
          <w:trHeight w:val="870"/>
        </w:trPr>
        <w:tc>
          <w:tcPr>
            <w:tcW w:w="602" w:type="dxa"/>
            <w:tcBorders>
              <w:top w:val="nil"/>
              <w:left w:val="single" w:sz="4" w:space="0" w:color="auto"/>
              <w:bottom w:val="single" w:sz="4" w:space="0" w:color="auto"/>
              <w:right w:val="single" w:sz="4" w:space="0" w:color="auto"/>
            </w:tcBorders>
            <w:shd w:val="clear" w:color="auto" w:fill="auto"/>
            <w:hideMark/>
          </w:tcPr>
          <w:p w:rsidR="00CB600E" w:rsidRPr="00CB600E" w:rsidRDefault="00CB600E" w:rsidP="00CB600E">
            <w:pPr>
              <w:spacing w:line="240" w:lineRule="auto"/>
              <w:jc w:val="right"/>
              <w:rPr>
                <w:rFonts w:ascii="Calibri" w:eastAsia="Times New Roman" w:hAnsi="Calibri" w:cs="Calibri"/>
                <w:color w:val="000000"/>
              </w:rPr>
            </w:pPr>
            <w:r w:rsidRPr="00CB600E">
              <w:rPr>
                <w:rFonts w:ascii="Calibri" w:eastAsia="Times New Roman" w:hAnsi="Calibri" w:cs="Calibri"/>
                <w:color w:val="000000"/>
              </w:rPr>
              <w:t>4</w:t>
            </w:r>
          </w:p>
        </w:tc>
        <w:tc>
          <w:tcPr>
            <w:tcW w:w="1237"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Brake type</w:t>
            </w:r>
          </w:p>
        </w:tc>
        <w:tc>
          <w:tcPr>
            <w:tcW w:w="342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If Available Brake type = Required brake type</w:t>
            </w:r>
          </w:p>
        </w:tc>
        <w:tc>
          <w:tcPr>
            <w:tcW w:w="414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(Available = Air) and (Required = Hydraulic)</w:t>
            </w:r>
            <w:r w:rsidRPr="00CB600E">
              <w:rPr>
                <w:rFonts w:ascii="Calibri" w:eastAsia="Times New Roman" w:hAnsi="Calibri" w:cs="Calibri"/>
                <w:color w:val="000000"/>
              </w:rPr>
              <w:br/>
              <w:t>OR</w:t>
            </w:r>
            <w:r w:rsidRPr="00CB600E">
              <w:rPr>
                <w:rFonts w:ascii="Calibri" w:eastAsia="Times New Roman" w:hAnsi="Calibri" w:cs="Calibri"/>
                <w:color w:val="000000"/>
              </w:rPr>
              <w:br/>
              <w:t>(Available = Hydraulic) and (Required = Air)</w:t>
            </w:r>
          </w:p>
        </w:tc>
        <w:tc>
          <w:tcPr>
            <w:tcW w:w="459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 </w:t>
            </w:r>
          </w:p>
        </w:tc>
      </w:tr>
      <w:tr w:rsidR="003336A9" w:rsidRPr="00CB600E" w:rsidTr="00E27269">
        <w:trPr>
          <w:trHeight w:val="870"/>
        </w:trPr>
        <w:tc>
          <w:tcPr>
            <w:tcW w:w="602" w:type="dxa"/>
            <w:tcBorders>
              <w:top w:val="nil"/>
              <w:left w:val="single" w:sz="4" w:space="0" w:color="auto"/>
              <w:bottom w:val="single" w:sz="4" w:space="0" w:color="auto"/>
              <w:right w:val="single" w:sz="4" w:space="0" w:color="auto"/>
            </w:tcBorders>
            <w:shd w:val="clear" w:color="auto" w:fill="auto"/>
            <w:hideMark/>
          </w:tcPr>
          <w:p w:rsidR="00CB600E" w:rsidRPr="00CB600E" w:rsidRDefault="00CB600E" w:rsidP="00CB600E">
            <w:pPr>
              <w:spacing w:line="240" w:lineRule="auto"/>
              <w:jc w:val="right"/>
              <w:rPr>
                <w:rFonts w:ascii="Calibri" w:eastAsia="Times New Roman" w:hAnsi="Calibri" w:cs="Calibri"/>
                <w:color w:val="000000"/>
              </w:rPr>
            </w:pPr>
            <w:r w:rsidRPr="00CB600E">
              <w:rPr>
                <w:rFonts w:ascii="Calibri" w:eastAsia="Times New Roman" w:hAnsi="Calibri" w:cs="Calibri"/>
                <w:color w:val="000000"/>
              </w:rPr>
              <w:t>5</w:t>
            </w:r>
          </w:p>
        </w:tc>
        <w:tc>
          <w:tcPr>
            <w:tcW w:w="1237"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Fuel type</w:t>
            </w:r>
          </w:p>
        </w:tc>
        <w:tc>
          <w:tcPr>
            <w:tcW w:w="342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If Available Fuel type = Required Fuel type</w:t>
            </w:r>
          </w:p>
        </w:tc>
        <w:tc>
          <w:tcPr>
            <w:tcW w:w="414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(Available = Gas) and (Required = Diesel)</w:t>
            </w:r>
            <w:r w:rsidRPr="00CB600E">
              <w:rPr>
                <w:rFonts w:ascii="Calibri" w:eastAsia="Times New Roman" w:hAnsi="Calibri" w:cs="Calibri"/>
                <w:color w:val="000000"/>
              </w:rPr>
              <w:br/>
              <w:t>OR</w:t>
            </w:r>
            <w:r w:rsidRPr="00CB600E">
              <w:rPr>
                <w:rFonts w:ascii="Calibri" w:eastAsia="Times New Roman" w:hAnsi="Calibri" w:cs="Calibri"/>
                <w:color w:val="000000"/>
              </w:rPr>
              <w:br/>
              <w:t>(Available = Diesel) and (Required = Gas)</w:t>
            </w:r>
          </w:p>
        </w:tc>
        <w:tc>
          <w:tcPr>
            <w:tcW w:w="459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Gas and Diesel are interchangeable, LPG, CNG etc must be exact match</w:t>
            </w:r>
          </w:p>
        </w:tc>
      </w:tr>
      <w:tr w:rsidR="003336A9" w:rsidRPr="00CB600E" w:rsidTr="00E27269">
        <w:trPr>
          <w:trHeight w:val="580"/>
        </w:trPr>
        <w:tc>
          <w:tcPr>
            <w:tcW w:w="602" w:type="dxa"/>
            <w:tcBorders>
              <w:top w:val="nil"/>
              <w:left w:val="single" w:sz="4" w:space="0" w:color="auto"/>
              <w:bottom w:val="single" w:sz="4" w:space="0" w:color="auto"/>
              <w:right w:val="single" w:sz="4" w:space="0" w:color="auto"/>
            </w:tcBorders>
            <w:shd w:val="clear" w:color="auto" w:fill="auto"/>
            <w:hideMark/>
          </w:tcPr>
          <w:p w:rsidR="00CB600E" w:rsidRPr="00CB600E" w:rsidRDefault="00CB600E" w:rsidP="00CB600E">
            <w:pPr>
              <w:spacing w:line="240" w:lineRule="auto"/>
              <w:jc w:val="right"/>
              <w:rPr>
                <w:rFonts w:ascii="Calibri" w:eastAsia="Times New Roman" w:hAnsi="Calibri" w:cs="Calibri"/>
                <w:color w:val="000000"/>
              </w:rPr>
            </w:pPr>
            <w:r w:rsidRPr="00CB600E">
              <w:rPr>
                <w:rFonts w:ascii="Calibri" w:eastAsia="Times New Roman" w:hAnsi="Calibri" w:cs="Calibri"/>
                <w:color w:val="000000"/>
              </w:rPr>
              <w:t>6</w:t>
            </w:r>
          </w:p>
        </w:tc>
        <w:tc>
          <w:tcPr>
            <w:tcW w:w="1237"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A/C</w:t>
            </w:r>
          </w:p>
        </w:tc>
        <w:tc>
          <w:tcPr>
            <w:tcW w:w="342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Present if required</w:t>
            </w:r>
          </w:p>
        </w:tc>
        <w:tc>
          <w:tcPr>
            <w:tcW w:w="414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Not present</w:t>
            </w:r>
          </w:p>
        </w:tc>
        <w:tc>
          <w:tcPr>
            <w:tcW w:w="4590" w:type="dxa"/>
            <w:tcBorders>
              <w:top w:val="nil"/>
              <w:left w:val="nil"/>
              <w:bottom w:val="single" w:sz="4" w:space="0" w:color="auto"/>
              <w:right w:val="single" w:sz="4" w:space="0" w:color="auto"/>
            </w:tcBorders>
            <w:shd w:val="clear" w:color="auto" w:fill="auto"/>
            <w:hideMark/>
          </w:tcPr>
          <w:p w:rsidR="00CB600E" w:rsidRPr="00CB600E" w:rsidRDefault="00CB600E" w:rsidP="00CB600E">
            <w:pPr>
              <w:spacing w:line="240" w:lineRule="auto"/>
              <w:rPr>
                <w:rFonts w:ascii="Calibri" w:eastAsia="Times New Roman" w:hAnsi="Calibri" w:cs="Calibri"/>
                <w:color w:val="000000"/>
              </w:rPr>
            </w:pPr>
            <w:r w:rsidRPr="00CB600E">
              <w:rPr>
                <w:rFonts w:ascii="Calibri" w:eastAsia="Times New Roman" w:hAnsi="Calibri" w:cs="Calibri"/>
                <w:color w:val="000000"/>
              </w:rPr>
              <w:t>If A/C required and is not on the bus add to the retrofit cost based on the type of bus.</w:t>
            </w:r>
          </w:p>
        </w:tc>
      </w:tr>
    </w:tbl>
    <w:p w:rsidR="00CB600E" w:rsidRDefault="00CB600E" w:rsidP="00CB600E">
      <w:pPr>
        <w:ind w:left="360"/>
      </w:pPr>
    </w:p>
    <w:p w:rsidR="00594439" w:rsidRDefault="00594439" w:rsidP="00CB600E">
      <w:pPr>
        <w:ind w:left="360"/>
      </w:pPr>
    </w:p>
    <w:p w:rsidR="00594439" w:rsidRDefault="00594439" w:rsidP="00CB600E">
      <w:pPr>
        <w:ind w:left="360"/>
        <w:rPr>
          <w:b/>
          <w:u w:val="single"/>
        </w:rPr>
      </w:pPr>
      <w:r w:rsidRPr="00594439">
        <w:rPr>
          <w:b/>
          <w:u w:val="single"/>
        </w:rPr>
        <w:t>Retrofit Cost Template</w:t>
      </w:r>
    </w:p>
    <w:p w:rsidR="00594439" w:rsidRDefault="00594439" w:rsidP="00AC7A7E">
      <w:pPr>
        <w:spacing w:after="120"/>
        <w:ind w:left="360"/>
      </w:pPr>
      <w:r>
        <w:t>The following template will be used for the computation of ‘Retrofit cost’ when certain attributes are not met in the ‘available’ bus but can be added as a retrofit with incremental cost.</w:t>
      </w:r>
    </w:p>
    <w:tbl>
      <w:tblPr>
        <w:tblW w:w="5720" w:type="dxa"/>
        <w:tblInd w:w="319" w:type="dxa"/>
        <w:tblLook w:val="04A0" w:firstRow="1" w:lastRow="0" w:firstColumn="1" w:lastColumn="0" w:noHBand="0" w:noVBand="1"/>
      </w:tblPr>
      <w:tblGrid>
        <w:gridCol w:w="2300"/>
        <w:gridCol w:w="1940"/>
        <w:gridCol w:w="1480"/>
      </w:tblGrid>
      <w:tr w:rsidR="00594439" w:rsidRPr="00594439" w:rsidTr="00594439">
        <w:trPr>
          <w:trHeight w:val="290"/>
        </w:trPr>
        <w:tc>
          <w:tcPr>
            <w:tcW w:w="23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594439" w:rsidRPr="00594439" w:rsidRDefault="00594439" w:rsidP="00594439">
            <w:pPr>
              <w:spacing w:line="240" w:lineRule="auto"/>
              <w:jc w:val="center"/>
              <w:rPr>
                <w:rFonts w:ascii="Calibri" w:eastAsia="Times New Roman" w:hAnsi="Calibri" w:cs="Calibri"/>
                <w:b/>
                <w:bCs/>
                <w:color w:val="000000"/>
              </w:rPr>
            </w:pPr>
            <w:r w:rsidRPr="00594439">
              <w:rPr>
                <w:rFonts w:ascii="Calibri" w:eastAsia="Times New Roman" w:hAnsi="Calibri" w:cs="Calibri"/>
                <w:b/>
                <w:bCs/>
                <w:color w:val="000000"/>
              </w:rPr>
              <w:t>Attribute</w:t>
            </w:r>
          </w:p>
        </w:tc>
        <w:tc>
          <w:tcPr>
            <w:tcW w:w="1940" w:type="dxa"/>
            <w:tcBorders>
              <w:top w:val="single" w:sz="4" w:space="0" w:color="auto"/>
              <w:left w:val="nil"/>
              <w:bottom w:val="single" w:sz="4" w:space="0" w:color="auto"/>
              <w:right w:val="single" w:sz="4" w:space="0" w:color="auto"/>
            </w:tcBorders>
            <w:shd w:val="clear" w:color="000000" w:fill="D9D9D9"/>
            <w:noWrap/>
            <w:vAlign w:val="bottom"/>
            <w:hideMark/>
          </w:tcPr>
          <w:p w:rsidR="00594439" w:rsidRPr="00594439" w:rsidRDefault="00594439" w:rsidP="00594439">
            <w:pPr>
              <w:spacing w:line="240" w:lineRule="auto"/>
              <w:jc w:val="center"/>
              <w:rPr>
                <w:rFonts w:ascii="Calibri" w:eastAsia="Times New Roman" w:hAnsi="Calibri" w:cs="Calibri"/>
                <w:b/>
                <w:bCs/>
                <w:color w:val="000000"/>
              </w:rPr>
            </w:pPr>
            <w:r w:rsidRPr="00594439">
              <w:rPr>
                <w:rFonts w:ascii="Calibri" w:eastAsia="Times New Roman" w:hAnsi="Calibri" w:cs="Calibri"/>
                <w:b/>
                <w:bCs/>
                <w:color w:val="000000"/>
              </w:rPr>
              <w:t>Qualifier</w:t>
            </w:r>
          </w:p>
        </w:tc>
        <w:tc>
          <w:tcPr>
            <w:tcW w:w="1480" w:type="dxa"/>
            <w:tcBorders>
              <w:top w:val="single" w:sz="4" w:space="0" w:color="auto"/>
              <w:left w:val="nil"/>
              <w:bottom w:val="single" w:sz="4" w:space="0" w:color="auto"/>
              <w:right w:val="single" w:sz="4" w:space="0" w:color="auto"/>
            </w:tcBorders>
            <w:shd w:val="clear" w:color="000000" w:fill="D9D9D9"/>
            <w:noWrap/>
            <w:vAlign w:val="bottom"/>
            <w:hideMark/>
          </w:tcPr>
          <w:p w:rsidR="00594439" w:rsidRPr="00594439" w:rsidRDefault="00594439" w:rsidP="00594439">
            <w:pPr>
              <w:spacing w:line="240" w:lineRule="auto"/>
              <w:jc w:val="center"/>
              <w:rPr>
                <w:rFonts w:ascii="Calibri" w:eastAsia="Times New Roman" w:hAnsi="Calibri" w:cs="Calibri"/>
                <w:b/>
                <w:bCs/>
                <w:color w:val="000000"/>
              </w:rPr>
            </w:pPr>
            <w:r w:rsidRPr="00594439">
              <w:rPr>
                <w:rFonts w:ascii="Calibri" w:eastAsia="Times New Roman" w:hAnsi="Calibri" w:cs="Calibri"/>
                <w:b/>
                <w:bCs/>
                <w:color w:val="000000"/>
              </w:rPr>
              <w:t>Cost</w:t>
            </w:r>
          </w:p>
        </w:tc>
      </w:tr>
      <w:tr w:rsidR="00594439" w:rsidRPr="00594439" w:rsidTr="00594439">
        <w:trPr>
          <w:trHeight w:val="29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rPr>
                <w:rFonts w:ascii="Calibri" w:eastAsia="Times New Roman" w:hAnsi="Calibri" w:cs="Calibri"/>
                <w:color w:val="000000"/>
              </w:rPr>
            </w:pPr>
            <w:r w:rsidRPr="00594439">
              <w:rPr>
                <w:rFonts w:ascii="Calibri" w:eastAsia="Times New Roman" w:hAnsi="Calibri" w:cs="Calibri"/>
                <w:color w:val="000000"/>
              </w:rPr>
              <w:t>A/C</w:t>
            </w:r>
          </w:p>
        </w:tc>
        <w:tc>
          <w:tcPr>
            <w:tcW w:w="1940" w:type="dxa"/>
            <w:tcBorders>
              <w:top w:val="nil"/>
              <w:left w:val="nil"/>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rPr>
                <w:rFonts w:ascii="Calibri" w:eastAsia="Times New Roman" w:hAnsi="Calibri" w:cs="Calibri"/>
                <w:color w:val="000000"/>
              </w:rPr>
            </w:pPr>
            <w:r w:rsidRPr="00594439">
              <w:rPr>
                <w:rFonts w:ascii="Calibri" w:eastAsia="Times New Roman" w:hAnsi="Calibri" w:cs="Calibri"/>
                <w:color w:val="000000"/>
              </w:rPr>
              <w:t>Vehicle type = A</w:t>
            </w:r>
          </w:p>
        </w:tc>
        <w:tc>
          <w:tcPr>
            <w:tcW w:w="1480" w:type="dxa"/>
            <w:tcBorders>
              <w:top w:val="nil"/>
              <w:left w:val="nil"/>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jc w:val="right"/>
              <w:rPr>
                <w:rFonts w:ascii="Calibri" w:eastAsia="Times New Roman" w:hAnsi="Calibri" w:cs="Calibri"/>
                <w:color w:val="000000"/>
              </w:rPr>
            </w:pPr>
            <w:r w:rsidRPr="00594439">
              <w:rPr>
                <w:rFonts w:ascii="Calibri" w:eastAsia="Times New Roman" w:hAnsi="Calibri" w:cs="Calibri"/>
                <w:color w:val="000000"/>
              </w:rPr>
              <w:t xml:space="preserve">$4,000 </w:t>
            </w:r>
          </w:p>
        </w:tc>
      </w:tr>
      <w:tr w:rsidR="00594439" w:rsidRPr="00594439" w:rsidTr="00594439">
        <w:trPr>
          <w:trHeight w:val="29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rPr>
                <w:rFonts w:ascii="Calibri" w:eastAsia="Times New Roman" w:hAnsi="Calibri" w:cs="Calibri"/>
                <w:color w:val="000000"/>
              </w:rPr>
            </w:pPr>
            <w:r w:rsidRPr="00594439">
              <w:rPr>
                <w:rFonts w:ascii="Calibri" w:eastAsia="Times New Roman" w:hAnsi="Calibri" w:cs="Calibri"/>
                <w:color w:val="000000"/>
              </w:rPr>
              <w:t>A/C</w:t>
            </w:r>
          </w:p>
        </w:tc>
        <w:tc>
          <w:tcPr>
            <w:tcW w:w="1940" w:type="dxa"/>
            <w:tcBorders>
              <w:top w:val="nil"/>
              <w:left w:val="nil"/>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rPr>
                <w:rFonts w:ascii="Calibri" w:eastAsia="Times New Roman" w:hAnsi="Calibri" w:cs="Calibri"/>
                <w:color w:val="000000"/>
              </w:rPr>
            </w:pPr>
            <w:r w:rsidRPr="00594439">
              <w:rPr>
                <w:rFonts w:ascii="Calibri" w:eastAsia="Times New Roman" w:hAnsi="Calibri" w:cs="Calibri"/>
                <w:color w:val="000000"/>
              </w:rPr>
              <w:t>Vehicle type = C</w:t>
            </w:r>
          </w:p>
        </w:tc>
        <w:tc>
          <w:tcPr>
            <w:tcW w:w="1480" w:type="dxa"/>
            <w:tcBorders>
              <w:top w:val="nil"/>
              <w:left w:val="nil"/>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jc w:val="right"/>
              <w:rPr>
                <w:rFonts w:ascii="Calibri" w:eastAsia="Times New Roman" w:hAnsi="Calibri" w:cs="Calibri"/>
                <w:color w:val="000000"/>
              </w:rPr>
            </w:pPr>
            <w:r w:rsidRPr="00594439">
              <w:rPr>
                <w:rFonts w:ascii="Calibri" w:eastAsia="Times New Roman" w:hAnsi="Calibri" w:cs="Calibri"/>
                <w:color w:val="000000"/>
              </w:rPr>
              <w:t xml:space="preserve">$8,500 </w:t>
            </w:r>
          </w:p>
        </w:tc>
      </w:tr>
      <w:tr w:rsidR="00594439" w:rsidRPr="00594439" w:rsidTr="00594439">
        <w:trPr>
          <w:trHeight w:val="29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rPr>
                <w:rFonts w:ascii="Calibri" w:eastAsia="Times New Roman" w:hAnsi="Calibri" w:cs="Calibri"/>
                <w:color w:val="000000"/>
              </w:rPr>
            </w:pPr>
            <w:r w:rsidRPr="00594439">
              <w:rPr>
                <w:rFonts w:ascii="Calibri" w:eastAsia="Times New Roman" w:hAnsi="Calibri" w:cs="Calibri"/>
                <w:color w:val="000000"/>
              </w:rPr>
              <w:t>A/C</w:t>
            </w:r>
          </w:p>
        </w:tc>
        <w:tc>
          <w:tcPr>
            <w:tcW w:w="1940" w:type="dxa"/>
            <w:tcBorders>
              <w:top w:val="nil"/>
              <w:left w:val="nil"/>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rPr>
                <w:rFonts w:ascii="Calibri" w:eastAsia="Times New Roman" w:hAnsi="Calibri" w:cs="Calibri"/>
                <w:color w:val="000000"/>
              </w:rPr>
            </w:pPr>
            <w:r w:rsidRPr="00594439">
              <w:rPr>
                <w:rFonts w:ascii="Calibri" w:eastAsia="Times New Roman" w:hAnsi="Calibri" w:cs="Calibri"/>
                <w:color w:val="000000"/>
              </w:rPr>
              <w:t>Vehicle type = D</w:t>
            </w:r>
          </w:p>
        </w:tc>
        <w:tc>
          <w:tcPr>
            <w:tcW w:w="1480" w:type="dxa"/>
            <w:tcBorders>
              <w:top w:val="nil"/>
              <w:left w:val="nil"/>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jc w:val="right"/>
              <w:rPr>
                <w:rFonts w:ascii="Calibri" w:eastAsia="Times New Roman" w:hAnsi="Calibri" w:cs="Calibri"/>
                <w:color w:val="000000"/>
              </w:rPr>
            </w:pPr>
            <w:r w:rsidRPr="00594439">
              <w:rPr>
                <w:rFonts w:ascii="Calibri" w:eastAsia="Times New Roman" w:hAnsi="Calibri" w:cs="Calibri"/>
                <w:color w:val="000000"/>
              </w:rPr>
              <w:t xml:space="preserve">$9,500 </w:t>
            </w:r>
          </w:p>
        </w:tc>
      </w:tr>
      <w:tr w:rsidR="00594439" w:rsidRPr="00594439" w:rsidTr="00594439">
        <w:trPr>
          <w:trHeight w:val="29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rPr>
                <w:rFonts w:ascii="Calibri" w:eastAsia="Times New Roman" w:hAnsi="Calibri" w:cs="Calibri"/>
                <w:color w:val="000000"/>
              </w:rPr>
            </w:pPr>
            <w:r w:rsidRPr="00594439">
              <w:rPr>
                <w:rFonts w:ascii="Calibri" w:eastAsia="Times New Roman" w:hAnsi="Calibri" w:cs="Calibri"/>
                <w:color w:val="000000"/>
              </w:rPr>
              <w:t>Stepwell heater</w:t>
            </w:r>
          </w:p>
        </w:tc>
        <w:tc>
          <w:tcPr>
            <w:tcW w:w="1940" w:type="dxa"/>
            <w:tcBorders>
              <w:top w:val="nil"/>
              <w:left w:val="nil"/>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rPr>
                <w:rFonts w:ascii="Calibri" w:eastAsia="Times New Roman" w:hAnsi="Calibri" w:cs="Calibri"/>
                <w:color w:val="000000"/>
              </w:rPr>
            </w:pPr>
            <w:r w:rsidRPr="00594439">
              <w:rPr>
                <w:rFonts w:ascii="Calibri" w:eastAsia="Times New Roman" w:hAnsi="Calibri" w:cs="Calibri"/>
                <w:color w:val="000000"/>
              </w:rPr>
              <w:t>Vehicle type = C</w:t>
            </w:r>
          </w:p>
        </w:tc>
        <w:tc>
          <w:tcPr>
            <w:tcW w:w="1480" w:type="dxa"/>
            <w:tcBorders>
              <w:top w:val="nil"/>
              <w:left w:val="nil"/>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jc w:val="right"/>
              <w:rPr>
                <w:rFonts w:ascii="Calibri" w:eastAsia="Times New Roman" w:hAnsi="Calibri" w:cs="Calibri"/>
                <w:color w:val="000000"/>
              </w:rPr>
            </w:pPr>
            <w:r w:rsidRPr="00594439">
              <w:rPr>
                <w:rFonts w:ascii="Calibri" w:eastAsia="Times New Roman" w:hAnsi="Calibri" w:cs="Calibri"/>
                <w:color w:val="000000"/>
              </w:rPr>
              <w:t xml:space="preserve">$2,500 </w:t>
            </w:r>
          </w:p>
        </w:tc>
      </w:tr>
      <w:tr w:rsidR="00594439" w:rsidRPr="00594439" w:rsidTr="00594439">
        <w:trPr>
          <w:trHeight w:val="29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rPr>
                <w:rFonts w:ascii="Calibri" w:eastAsia="Times New Roman" w:hAnsi="Calibri" w:cs="Calibri"/>
                <w:color w:val="000000"/>
              </w:rPr>
            </w:pPr>
            <w:r w:rsidRPr="00594439">
              <w:rPr>
                <w:rFonts w:ascii="Calibri" w:eastAsia="Times New Roman" w:hAnsi="Calibri" w:cs="Calibri"/>
                <w:color w:val="000000"/>
              </w:rPr>
              <w:t>Rear/Mid-ship Heater</w:t>
            </w:r>
          </w:p>
        </w:tc>
        <w:tc>
          <w:tcPr>
            <w:tcW w:w="1940" w:type="dxa"/>
            <w:tcBorders>
              <w:top w:val="nil"/>
              <w:left w:val="nil"/>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rPr>
                <w:rFonts w:ascii="Calibri" w:eastAsia="Times New Roman" w:hAnsi="Calibri" w:cs="Calibri"/>
                <w:color w:val="000000"/>
              </w:rPr>
            </w:pPr>
            <w:r w:rsidRPr="00594439">
              <w:rPr>
                <w:rFonts w:ascii="Calibri" w:eastAsia="Times New Roman" w:hAnsi="Calibri" w:cs="Calibri"/>
                <w:color w:val="000000"/>
              </w:rPr>
              <w:t>Vehicle type = C</w:t>
            </w:r>
          </w:p>
        </w:tc>
        <w:tc>
          <w:tcPr>
            <w:tcW w:w="1480" w:type="dxa"/>
            <w:tcBorders>
              <w:top w:val="nil"/>
              <w:left w:val="nil"/>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jc w:val="right"/>
              <w:rPr>
                <w:rFonts w:ascii="Calibri" w:eastAsia="Times New Roman" w:hAnsi="Calibri" w:cs="Calibri"/>
                <w:color w:val="000000"/>
              </w:rPr>
            </w:pPr>
            <w:r w:rsidRPr="00594439">
              <w:rPr>
                <w:rFonts w:ascii="Calibri" w:eastAsia="Times New Roman" w:hAnsi="Calibri" w:cs="Calibri"/>
                <w:color w:val="000000"/>
              </w:rPr>
              <w:t xml:space="preserve">$2,500 </w:t>
            </w:r>
          </w:p>
        </w:tc>
      </w:tr>
      <w:tr w:rsidR="00594439" w:rsidRPr="00594439" w:rsidTr="00594439">
        <w:trPr>
          <w:trHeight w:val="29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rPr>
                <w:rFonts w:ascii="Calibri" w:eastAsia="Times New Roman" w:hAnsi="Calibri" w:cs="Calibri"/>
                <w:color w:val="000000"/>
              </w:rPr>
            </w:pPr>
            <w:r w:rsidRPr="00594439">
              <w:rPr>
                <w:rFonts w:ascii="Calibri" w:eastAsia="Times New Roman" w:hAnsi="Calibri" w:cs="Calibri"/>
                <w:color w:val="000000"/>
              </w:rPr>
              <w:t> </w:t>
            </w:r>
          </w:p>
        </w:tc>
        <w:tc>
          <w:tcPr>
            <w:tcW w:w="1940" w:type="dxa"/>
            <w:tcBorders>
              <w:top w:val="nil"/>
              <w:left w:val="nil"/>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rPr>
                <w:rFonts w:ascii="Calibri" w:eastAsia="Times New Roman" w:hAnsi="Calibri" w:cs="Calibri"/>
                <w:color w:val="000000"/>
              </w:rPr>
            </w:pPr>
            <w:r w:rsidRPr="00594439">
              <w:rPr>
                <w:rFonts w:ascii="Calibri" w:eastAsia="Times New Roman" w:hAnsi="Calibri" w:cs="Calibri"/>
                <w:color w:val="000000"/>
              </w:rPr>
              <w:t> </w:t>
            </w:r>
          </w:p>
        </w:tc>
        <w:tc>
          <w:tcPr>
            <w:tcW w:w="1480" w:type="dxa"/>
            <w:tcBorders>
              <w:top w:val="nil"/>
              <w:left w:val="nil"/>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rPr>
                <w:rFonts w:ascii="Calibri" w:eastAsia="Times New Roman" w:hAnsi="Calibri" w:cs="Calibri"/>
                <w:color w:val="000000"/>
              </w:rPr>
            </w:pPr>
            <w:r w:rsidRPr="00594439">
              <w:rPr>
                <w:rFonts w:ascii="Calibri" w:eastAsia="Times New Roman" w:hAnsi="Calibri" w:cs="Calibri"/>
                <w:color w:val="000000"/>
              </w:rPr>
              <w:t> </w:t>
            </w:r>
          </w:p>
        </w:tc>
      </w:tr>
      <w:tr w:rsidR="00594439" w:rsidRPr="00594439" w:rsidTr="00594439">
        <w:trPr>
          <w:trHeight w:val="29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rPr>
                <w:rFonts w:ascii="Calibri" w:eastAsia="Times New Roman" w:hAnsi="Calibri" w:cs="Calibri"/>
                <w:color w:val="000000"/>
              </w:rPr>
            </w:pPr>
            <w:r w:rsidRPr="00594439">
              <w:rPr>
                <w:rFonts w:ascii="Calibri" w:eastAsia="Times New Roman" w:hAnsi="Calibri" w:cs="Calibri"/>
                <w:color w:val="000000"/>
              </w:rPr>
              <w:lastRenderedPageBreak/>
              <w:t> </w:t>
            </w:r>
          </w:p>
        </w:tc>
        <w:tc>
          <w:tcPr>
            <w:tcW w:w="1940" w:type="dxa"/>
            <w:tcBorders>
              <w:top w:val="nil"/>
              <w:left w:val="nil"/>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rPr>
                <w:rFonts w:ascii="Calibri" w:eastAsia="Times New Roman" w:hAnsi="Calibri" w:cs="Calibri"/>
                <w:color w:val="000000"/>
              </w:rPr>
            </w:pPr>
            <w:r w:rsidRPr="00594439">
              <w:rPr>
                <w:rFonts w:ascii="Calibri" w:eastAsia="Times New Roman" w:hAnsi="Calibri" w:cs="Calibri"/>
                <w:color w:val="000000"/>
              </w:rPr>
              <w:t> </w:t>
            </w:r>
          </w:p>
        </w:tc>
        <w:tc>
          <w:tcPr>
            <w:tcW w:w="1480" w:type="dxa"/>
            <w:tcBorders>
              <w:top w:val="nil"/>
              <w:left w:val="nil"/>
              <w:bottom w:val="single" w:sz="4" w:space="0" w:color="auto"/>
              <w:right w:val="single" w:sz="4" w:space="0" w:color="auto"/>
            </w:tcBorders>
            <w:shd w:val="clear" w:color="auto" w:fill="auto"/>
            <w:noWrap/>
            <w:vAlign w:val="bottom"/>
            <w:hideMark/>
          </w:tcPr>
          <w:p w:rsidR="00594439" w:rsidRPr="00594439" w:rsidRDefault="00594439" w:rsidP="00594439">
            <w:pPr>
              <w:spacing w:line="240" w:lineRule="auto"/>
              <w:rPr>
                <w:rFonts w:ascii="Calibri" w:eastAsia="Times New Roman" w:hAnsi="Calibri" w:cs="Calibri"/>
                <w:color w:val="000000"/>
              </w:rPr>
            </w:pPr>
            <w:r w:rsidRPr="00594439">
              <w:rPr>
                <w:rFonts w:ascii="Calibri" w:eastAsia="Times New Roman" w:hAnsi="Calibri" w:cs="Calibri"/>
                <w:color w:val="000000"/>
              </w:rPr>
              <w:t> </w:t>
            </w:r>
          </w:p>
        </w:tc>
      </w:tr>
    </w:tbl>
    <w:p w:rsidR="00594439" w:rsidRPr="00594439" w:rsidRDefault="00594439" w:rsidP="00CB600E">
      <w:pPr>
        <w:ind w:left="360"/>
      </w:pPr>
    </w:p>
    <w:p w:rsidR="00D60453" w:rsidRDefault="006942FB" w:rsidP="006942FB">
      <w:pPr>
        <w:pStyle w:val="Heading2"/>
      </w:pPr>
      <w:r>
        <w:t>Apply State Specifications</w:t>
      </w:r>
    </w:p>
    <w:p w:rsidR="006942FB" w:rsidRDefault="00840761" w:rsidP="00FB08CA">
      <w:pPr>
        <w:spacing w:after="120"/>
        <w:ind w:left="432"/>
      </w:pPr>
      <w:r>
        <w:t xml:space="preserve">The following </w:t>
      </w:r>
      <w:r w:rsidRPr="00FB08CA">
        <w:rPr>
          <w:u w:val="single"/>
        </w:rPr>
        <w:t>template</w:t>
      </w:r>
      <w:r>
        <w:t xml:space="preserve"> will be used to specify ‘State Specifications’ that must be met by every incoming vehicle into a state as part of the Cascade process.  If the ‘available’ bus is from the same state as the ‘required’ bus, the ‘State Specifications’ step will be skipped</w:t>
      </w:r>
      <w:r w:rsidR="00724A54">
        <w:t>.</w:t>
      </w:r>
    </w:p>
    <w:p w:rsidR="00617146" w:rsidRDefault="00617146" w:rsidP="00617146">
      <w:pPr>
        <w:ind w:left="432"/>
      </w:pPr>
      <w:r>
        <w:t>In the following template:</w:t>
      </w:r>
    </w:p>
    <w:p w:rsidR="00617146" w:rsidRDefault="00617146" w:rsidP="00617146">
      <w:pPr>
        <w:pStyle w:val="ListParagraph"/>
        <w:numPr>
          <w:ilvl w:val="0"/>
          <w:numId w:val="37"/>
        </w:numPr>
        <w:spacing w:after="120"/>
      </w:pPr>
      <w:r>
        <w:t>The ‘attribute’ column represents the vehicle attribute that needs to be taken into consideration</w:t>
      </w:r>
    </w:p>
    <w:p w:rsidR="00617146" w:rsidRDefault="00617146" w:rsidP="00617146">
      <w:pPr>
        <w:pStyle w:val="ListParagraph"/>
        <w:numPr>
          <w:ilvl w:val="0"/>
          <w:numId w:val="37"/>
        </w:numPr>
        <w:spacing w:after="120"/>
      </w:pPr>
      <w:r>
        <w:t>The ‘required value’ indicates the value to be met for the corresponding attribute</w:t>
      </w:r>
    </w:p>
    <w:p w:rsidR="00617146" w:rsidRDefault="00617146" w:rsidP="00617146">
      <w:pPr>
        <w:pStyle w:val="ListParagraph"/>
        <w:numPr>
          <w:ilvl w:val="0"/>
          <w:numId w:val="37"/>
        </w:numPr>
        <w:spacing w:after="120"/>
      </w:pPr>
      <w:r>
        <w:t xml:space="preserve">The ‘qualifier’ attribute indicates what types of vehicles the corresponding state specification applies to.  This will vary by state, </w:t>
      </w:r>
      <w:r w:rsidR="006D6C9C">
        <w:t>and</w:t>
      </w:r>
      <w:r>
        <w:t xml:space="preserve"> are represented in the respective ‘state’ column.</w:t>
      </w:r>
      <w:r w:rsidR="006D6C9C">
        <w:t xml:space="preserve">  If a state has no mandated specification for a given attribute, the column for that state/attribute will be blank. </w:t>
      </w:r>
    </w:p>
    <w:p w:rsidR="003D3D9E" w:rsidRPr="003D3D9E" w:rsidRDefault="003D3D9E" w:rsidP="003D3D9E">
      <w:pPr>
        <w:spacing w:after="120"/>
        <w:ind w:left="432"/>
        <w:rPr>
          <w:b/>
          <w:u w:val="single"/>
        </w:rPr>
      </w:pPr>
      <w:r w:rsidRPr="003D3D9E">
        <w:rPr>
          <w:b/>
          <w:u w:val="single"/>
        </w:rPr>
        <w:t>State Specification Template:</w:t>
      </w:r>
    </w:p>
    <w:tbl>
      <w:tblPr>
        <w:tblW w:w="12775" w:type="dxa"/>
        <w:tblInd w:w="319" w:type="dxa"/>
        <w:tblLook w:val="04A0" w:firstRow="1" w:lastRow="0" w:firstColumn="1" w:lastColumn="0" w:noHBand="0" w:noVBand="1"/>
      </w:tblPr>
      <w:tblGrid>
        <w:gridCol w:w="2500"/>
        <w:gridCol w:w="2220"/>
        <w:gridCol w:w="1900"/>
        <w:gridCol w:w="1261"/>
        <w:gridCol w:w="719"/>
        <w:gridCol w:w="692"/>
        <w:gridCol w:w="1275"/>
        <w:gridCol w:w="679"/>
        <w:gridCol w:w="1529"/>
      </w:tblGrid>
      <w:tr w:rsidR="003D3D9E" w:rsidRPr="003D3D9E" w:rsidTr="0089404B">
        <w:trPr>
          <w:trHeight w:val="290"/>
          <w:tblHead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jc w:val="center"/>
              <w:rPr>
                <w:rFonts w:ascii="Calibri" w:eastAsia="Times New Roman" w:hAnsi="Calibri" w:cs="Calibri"/>
                <w:color w:val="000000"/>
              </w:rPr>
            </w:pPr>
            <w:r w:rsidRPr="003D3D9E">
              <w:rPr>
                <w:rFonts w:ascii="Calibri" w:eastAsia="Times New Roman" w:hAnsi="Calibri" w:cs="Calibri"/>
                <w:color w:val="000000"/>
              </w:rPr>
              <w:t> </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jc w:val="center"/>
              <w:rPr>
                <w:rFonts w:ascii="Calibri" w:eastAsia="Times New Roman" w:hAnsi="Calibri" w:cs="Calibri"/>
                <w:color w:val="000000"/>
              </w:rPr>
            </w:pPr>
            <w:r w:rsidRPr="003D3D9E">
              <w:rPr>
                <w:rFonts w:ascii="Calibri" w:eastAsia="Times New Roman" w:hAnsi="Calibri" w:cs="Calibri"/>
                <w:color w:val="000000"/>
              </w:rPr>
              <w:t> </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jc w:val="center"/>
              <w:rPr>
                <w:rFonts w:ascii="Calibri" w:eastAsia="Times New Roman" w:hAnsi="Calibri" w:cs="Calibri"/>
                <w:color w:val="000000"/>
              </w:rPr>
            </w:pPr>
            <w:r w:rsidRPr="003D3D9E">
              <w:rPr>
                <w:rFonts w:ascii="Calibri" w:eastAsia="Times New Roman" w:hAnsi="Calibri" w:cs="Calibri"/>
                <w:color w:val="000000"/>
              </w:rPr>
              <w:t> </w:t>
            </w:r>
          </w:p>
        </w:tc>
        <w:tc>
          <w:tcPr>
            <w:tcW w:w="6155" w:type="dxa"/>
            <w:gridSpan w:val="6"/>
            <w:tcBorders>
              <w:top w:val="single" w:sz="4" w:space="0" w:color="auto"/>
              <w:left w:val="nil"/>
              <w:bottom w:val="single" w:sz="4" w:space="0" w:color="auto"/>
              <w:right w:val="single" w:sz="4" w:space="0" w:color="000000"/>
            </w:tcBorders>
            <w:shd w:val="clear" w:color="000000" w:fill="9BC2E6"/>
            <w:noWrap/>
            <w:vAlign w:val="bottom"/>
            <w:hideMark/>
          </w:tcPr>
          <w:p w:rsidR="003D3D9E" w:rsidRPr="003D3D9E" w:rsidRDefault="003D3D9E" w:rsidP="003D3D9E">
            <w:pPr>
              <w:spacing w:line="240" w:lineRule="auto"/>
              <w:jc w:val="center"/>
              <w:rPr>
                <w:rFonts w:ascii="Calibri" w:eastAsia="Times New Roman" w:hAnsi="Calibri" w:cs="Calibri"/>
                <w:b/>
                <w:bCs/>
                <w:color w:val="000000"/>
              </w:rPr>
            </w:pPr>
            <w:r w:rsidRPr="003D3D9E">
              <w:rPr>
                <w:rFonts w:ascii="Calibri" w:eastAsia="Times New Roman" w:hAnsi="Calibri" w:cs="Calibri"/>
                <w:b/>
                <w:bCs/>
                <w:color w:val="000000"/>
              </w:rPr>
              <w:t>States</w:t>
            </w:r>
          </w:p>
        </w:tc>
      </w:tr>
      <w:tr w:rsidR="003D3D9E" w:rsidRPr="003D3D9E" w:rsidTr="0089404B">
        <w:trPr>
          <w:trHeight w:val="290"/>
          <w:tblHeader/>
        </w:trPr>
        <w:tc>
          <w:tcPr>
            <w:tcW w:w="2500" w:type="dxa"/>
            <w:tcBorders>
              <w:top w:val="nil"/>
              <w:left w:val="single" w:sz="4" w:space="0" w:color="auto"/>
              <w:bottom w:val="single" w:sz="4" w:space="0" w:color="auto"/>
              <w:right w:val="single" w:sz="4" w:space="0" w:color="auto"/>
            </w:tcBorders>
            <w:shd w:val="clear" w:color="000000" w:fill="D9D9D9"/>
            <w:noWrap/>
            <w:vAlign w:val="bottom"/>
            <w:hideMark/>
          </w:tcPr>
          <w:p w:rsidR="003D3D9E" w:rsidRPr="003D3D9E" w:rsidRDefault="003D3D9E" w:rsidP="003D3D9E">
            <w:pPr>
              <w:spacing w:line="240" w:lineRule="auto"/>
              <w:jc w:val="center"/>
              <w:rPr>
                <w:rFonts w:ascii="Calibri" w:eastAsia="Times New Roman" w:hAnsi="Calibri" w:cs="Calibri"/>
                <w:b/>
                <w:bCs/>
                <w:color w:val="000000"/>
              </w:rPr>
            </w:pPr>
            <w:r w:rsidRPr="003D3D9E">
              <w:rPr>
                <w:rFonts w:ascii="Calibri" w:eastAsia="Times New Roman" w:hAnsi="Calibri" w:cs="Calibri"/>
                <w:b/>
                <w:bCs/>
                <w:color w:val="000000"/>
              </w:rPr>
              <w:t>Attribute</w:t>
            </w:r>
          </w:p>
        </w:tc>
        <w:tc>
          <w:tcPr>
            <w:tcW w:w="2220" w:type="dxa"/>
            <w:tcBorders>
              <w:top w:val="nil"/>
              <w:left w:val="nil"/>
              <w:bottom w:val="single" w:sz="4" w:space="0" w:color="auto"/>
              <w:right w:val="single" w:sz="4" w:space="0" w:color="auto"/>
            </w:tcBorders>
            <w:shd w:val="clear" w:color="000000" w:fill="D9D9D9"/>
            <w:noWrap/>
            <w:vAlign w:val="bottom"/>
            <w:hideMark/>
          </w:tcPr>
          <w:p w:rsidR="003D3D9E" w:rsidRPr="003D3D9E" w:rsidRDefault="003D3D9E" w:rsidP="003D3D9E">
            <w:pPr>
              <w:spacing w:line="240" w:lineRule="auto"/>
              <w:jc w:val="center"/>
              <w:rPr>
                <w:rFonts w:ascii="Calibri" w:eastAsia="Times New Roman" w:hAnsi="Calibri" w:cs="Calibri"/>
                <w:b/>
                <w:bCs/>
                <w:color w:val="000000"/>
              </w:rPr>
            </w:pPr>
            <w:r w:rsidRPr="003D3D9E">
              <w:rPr>
                <w:rFonts w:ascii="Calibri" w:eastAsia="Times New Roman" w:hAnsi="Calibri" w:cs="Calibri"/>
                <w:b/>
                <w:bCs/>
                <w:color w:val="000000"/>
              </w:rPr>
              <w:t>Required value</w:t>
            </w:r>
          </w:p>
        </w:tc>
        <w:tc>
          <w:tcPr>
            <w:tcW w:w="1900" w:type="dxa"/>
            <w:tcBorders>
              <w:top w:val="nil"/>
              <w:left w:val="nil"/>
              <w:bottom w:val="single" w:sz="4" w:space="0" w:color="auto"/>
              <w:right w:val="single" w:sz="4" w:space="0" w:color="auto"/>
            </w:tcBorders>
            <w:shd w:val="clear" w:color="000000" w:fill="D9D9D9"/>
            <w:noWrap/>
            <w:vAlign w:val="bottom"/>
            <w:hideMark/>
          </w:tcPr>
          <w:p w:rsidR="003D3D9E" w:rsidRPr="003D3D9E" w:rsidRDefault="003D3D9E" w:rsidP="003D3D9E">
            <w:pPr>
              <w:spacing w:line="240" w:lineRule="auto"/>
              <w:jc w:val="center"/>
              <w:rPr>
                <w:rFonts w:ascii="Calibri" w:eastAsia="Times New Roman" w:hAnsi="Calibri" w:cs="Calibri"/>
                <w:b/>
                <w:bCs/>
                <w:color w:val="000000"/>
              </w:rPr>
            </w:pPr>
            <w:r w:rsidRPr="003D3D9E">
              <w:rPr>
                <w:rFonts w:ascii="Calibri" w:eastAsia="Times New Roman" w:hAnsi="Calibri" w:cs="Calibri"/>
                <w:b/>
                <w:bCs/>
                <w:color w:val="000000"/>
              </w:rPr>
              <w:t>Qualifier</w:t>
            </w:r>
          </w:p>
        </w:tc>
        <w:tc>
          <w:tcPr>
            <w:tcW w:w="1261" w:type="dxa"/>
            <w:tcBorders>
              <w:top w:val="nil"/>
              <w:left w:val="nil"/>
              <w:bottom w:val="single" w:sz="4" w:space="0" w:color="auto"/>
              <w:right w:val="single" w:sz="4" w:space="0" w:color="auto"/>
            </w:tcBorders>
            <w:shd w:val="clear" w:color="000000" w:fill="D9D9D9"/>
            <w:noWrap/>
            <w:vAlign w:val="bottom"/>
            <w:hideMark/>
          </w:tcPr>
          <w:p w:rsidR="003D3D9E" w:rsidRPr="003D3D9E" w:rsidRDefault="003D3D9E" w:rsidP="003D3D9E">
            <w:pPr>
              <w:spacing w:line="240" w:lineRule="auto"/>
              <w:jc w:val="center"/>
              <w:rPr>
                <w:rFonts w:ascii="Calibri" w:eastAsia="Times New Roman" w:hAnsi="Calibri" w:cs="Calibri"/>
                <w:b/>
                <w:bCs/>
                <w:color w:val="000000"/>
              </w:rPr>
            </w:pPr>
            <w:r w:rsidRPr="003D3D9E">
              <w:rPr>
                <w:rFonts w:ascii="Calibri" w:eastAsia="Times New Roman" w:hAnsi="Calibri" w:cs="Calibri"/>
                <w:b/>
                <w:bCs/>
                <w:color w:val="000000"/>
              </w:rPr>
              <w:t>AL</w:t>
            </w:r>
          </w:p>
        </w:tc>
        <w:tc>
          <w:tcPr>
            <w:tcW w:w="719" w:type="dxa"/>
            <w:tcBorders>
              <w:top w:val="nil"/>
              <w:left w:val="nil"/>
              <w:bottom w:val="single" w:sz="4" w:space="0" w:color="auto"/>
              <w:right w:val="single" w:sz="4" w:space="0" w:color="auto"/>
            </w:tcBorders>
            <w:shd w:val="clear" w:color="000000" w:fill="D9D9D9"/>
            <w:noWrap/>
            <w:vAlign w:val="bottom"/>
            <w:hideMark/>
          </w:tcPr>
          <w:p w:rsidR="003D3D9E" w:rsidRPr="003D3D9E" w:rsidRDefault="003D3D9E" w:rsidP="003D3D9E">
            <w:pPr>
              <w:spacing w:line="240" w:lineRule="auto"/>
              <w:jc w:val="center"/>
              <w:rPr>
                <w:rFonts w:ascii="Calibri" w:eastAsia="Times New Roman" w:hAnsi="Calibri" w:cs="Calibri"/>
                <w:b/>
                <w:bCs/>
                <w:color w:val="000000"/>
              </w:rPr>
            </w:pPr>
            <w:r w:rsidRPr="003D3D9E">
              <w:rPr>
                <w:rFonts w:ascii="Calibri" w:eastAsia="Times New Roman" w:hAnsi="Calibri" w:cs="Calibri"/>
                <w:b/>
                <w:bCs/>
                <w:color w:val="000000"/>
              </w:rPr>
              <w:t>AZ</w:t>
            </w:r>
          </w:p>
        </w:tc>
        <w:tc>
          <w:tcPr>
            <w:tcW w:w="692" w:type="dxa"/>
            <w:tcBorders>
              <w:top w:val="nil"/>
              <w:left w:val="nil"/>
              <w:bottom w:val="single" w:sz="4" w:space="0" w:color="auto"/>
              <w:right w:val="single" w:sz="4" w:space="0" w:color="auto"/>
            </w:tcBorders>
            <w:shd w:val="clear" w:color="000000" w:fill="D9D9D9"/>
            <w:noWrap/>
            <w:vAlign w:val="bottom"/>
            <w:hideMark/>
          </w:tcPr>
          <w:p w:rsidR="003D3D9E" w:rsidRPr="003D3D9E" w:rsidRDefault="003D3D9E" w:rsidP="003D3D9E">
            <w:pPr>
              <w:spacing w:line="240" w:lineRule="auto"/>
              <w:jc w:val="center"/>
              <w:rPr>
                <w:rFonts w:ascii="Calibri" w:eastAsia="Times New Roman" w:hAnsi="Calibri" w:cs="Calibri"/>
                <w:b/>
                <w:bCs/>
                <w:color w:val="000000"/>
              </w:rPr>
            </w:pPr>
            <w:r w:rsidRPr="003D3D9E">
              <w:rPr>
                <w:rFonts w:ascii="Calibri" w:eastAsia="Times New Roman" w:hAnsi="Calibri" w:cs="Calibri"/>
                <w:b/>
                <w:bCs/>
                <w:color w:val="000000"/>
              </w:rPr>
              <w:t>LA</w:t>
            </w:r>
          </w:p>
        </w:tc>
        <w:tc>
          <w:tcPr>
            <w:tcW w:w="1275" w:type="dxa"/>
            <w:tcBorders>
              <w:top w:val="nil"/>
              <w:left w:val="nil"/>
              <w:bottom w:val="single" w:sz="4" w:space="0" w:color="auto"/>
              <w:right w:val="single" w:sz="4" w:space="0" w:color="auto"/>
            </w:tcBorders>
            <w:shd w:val="clear" w:color="000000" w:fill="D9D9D9"/>
            <w:noWrap/>
            <w:vAlign w:val="bottom"/>
            <w:hideMark/>
          </w:tcPr>
          <w:p w:rsidR="003D3D9E" w:rsidRPr="003D3D9E" w:rsidRDefault="003D3D9E" w:rsidP="003D3D9E">
            <w:pPr>
              <w:spacing w:line="240" w:lineRule="auto"/>
              <w:jc w:val="center"/>
              <w:rPr>
                <w:rFonts w:ascii="Calibri" w:eastAsia="Times New Roman" w:hAnsi="Calibri" w:cs="Calibri"/>
                <w:b/>
                <w:bCs/>
                <w:color w:val="000000"/>
              </w:rPr>
            </w:pPr>
            <w:r w:rsidRPr="003D3D9E">
              <w:rPr>
                <w:rFonts w:ascii="Calibri" w:eastAsia="Times New Roman" w:hAnsi="Calibri" w:cs="Calibri"/>
                <w:b/>
                <w:bCs/>
                <w:color w:val="000000"/>
              </w:rPr>
              <w:t>OR</w:t>
            </w:r>
          </w:p>
        </w:tc>
        <w:tc>
          <w:tcPr>
            <w:tcW w:w="679" w:type="dxa"/>
            <w:tcBorders>
              <w:top w:val="nil"/>
              <w:left w:val="nil"/>
              <w:bottom w:val="single" w:sz="4" w:space="0" w:color="auto"/>
              <w:right w:val="single" w:sz="4" w:space="0" w:color="auto"/>
            </w:tcBorders>
            <w:shd w:val="clear" w:color="000000" w:fill="D9D9D9"/>
            <w:noWrap/>
            <w:vAlign w:val="bottom"/>
            <w:hideMark/>
          </w:tcPr>
          <w:p w:rsidR="003D3D9E" w:rsidRPr="003D3D9E" w:rsidRDefault="003D3D9E" w:rsidP="003D3D9E">
            <w:pPr>
              <w:spacing w:line="240" w:lineRule="auto"/>
              <w:jc w:val="center"/>
              <w:rPr>
                <w:rFonts w:ascii="Calibri" w:eastAsia="Times New Roman" w:hAnsi="Calibri" w:cs="Calibri"/>
                <w:b/>
                <w:bCs/>
                <w:color w:val="000000"/>
              </w:rPr>
            </w:pPr>
            <w:r w:rsidRPr="003D3D9E">
              <w:rPr>
                <w:rFonts w:ascii="Calibri" w:eastAsia="Times New Roman" w:hAnsi="Calibri" w:cs="Calibri"/>
                <w:b/>
                <w:bCs/>
                <w:color w:val="000000"/>
              </w:rPr>
              <w:t>FL</w:t>
            </w:r>
          </w:p>
        </w:tc>
        <w:tc>
          <w:tcPr>
            <w:tcW w:w="1529" w:type="dxa"/>
            <w:tcBorders>
              <w:top w:val="nil"/>
              <w:left w:val="nil"/>
              <w:bottom w:val="single" w:sz="4" w:space="0" w:color="auto"/>
              <w:right w:val="single" w:sz="4" w:space="0" w:color="auto"/>
            </w:tcBorders>
            <w:shd w:val="clear" w:color="000000" w:fill="D9D9D9"/>
            <w:noWrap/>
            <w:vAlign w:val="bottom"/>
            <w:hideMark/>
          </w:tcPr>
          <w:p w:rsidR="003D3D9E" w:rsidRPr="003D3D9E" w:rsidRDefault="003D3D9E" w:rsidP="003D3D9E">
            <w:pPr>
              <w:spacing w:line="240" w:lineRule="auto"/>
              <w:jc w:val="center"/>
              <w:rPr>
                <w:rFonts w:ascii="Calibri" w:eastAsia="Times New Roman" w:hAnsi="Calibri" w:cs="Calibri"/>
                <w:b/>
                <w:bCs/>
                <w:color w:val="000000"/>
              </w:rPr>
            </w:pPr>
            <w:r w:rsidRPr="003D3D9E">
              <w:rPr>
                <w:rFonts w:ascii="Calibri" w:eastAsia="Times New Roman" w:hAnsi="Calibri" w:cs="Calibri"/>
                <w:b/>
                <w:bCs/>
                <w:color w:val="000000"/>
              </w:rPr>
              <w:t> </w:t>
            </w:r>
            <w:r>
              <w:rPr>
                <w:rFonts w:ascii="Calibri" w:eastAsia="Times New Roman" w:hAnsi="Calibri" w:cs="Calibri"/>
                <w:b/>
                <w:bCs/>
                <w:color w:val="000000"/>
              </w:rPr>
              <w:t>…other states</w:t>
            </w:r>
          </w:p>
        </w:tc>
      </w:tr>
      <w:tr w:rsidR="003D3D9E" w:rsidRPr="003D3D9E" w:rsidTr="003D3D9E">
        <w:trPr>
          <w:trHeight w:val="29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A/C</w:t>
            </w:r>
          </w:p>
        </w:tc>
        <w:tc>
          <w:tcPr>
            <w:tcW w:w="222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Present</w:t>
            </w:r>
          </w:p>
        </w:tc>
        <w:tc>
          <w:tcPr>
            <w:tcW w:w="190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Route type</w:t>
            </w:r>
          </w:p>
        </w:tc>
        <w:tc>
          <w:tcPr>
            <w:tcW w:w="1261"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Sped</w:t>
            </w:r>
          </w:p>
        </w:tc>
        <w:tc>
          <w:tcPr>
            <w:tcW w:w="71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All</w:t>
            </w:r>
          </w:p>
        </w:tc>
        <w:tc>
          <w:tcPr>
            <w:tcW w:w="692"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7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52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r>
      <w:tr w:rsidR="003D3D9E" w:rsidRPr="003D3D9E" w:rsidTr="003D3D9E">
        <w:trPr>
          <w:trHeight w:val="29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Backup system</w:t>
            </w:r>
          </w:p>
        </w:tc>
        <w:tc>
          <w:tcPr>
            <w:tcW w:w="222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Present</w:t>
            </w:r>
          </w:p>
        </w:tc>
        <w:tc>
          <w:tcPr>
            <w:tcW w:w="190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Model year</w:t>
            </w:r>
          </w:p>
        </w:tc>
        <w:tc>
          <w:tcPr>
            <w:tcW w:w="1261"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71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All</w:t>
            </w:r>
          </w:p>
        </w:tc>
        <w:tc>
          <w:tcPr>
            <w:tcW w:w="1275"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jc w:val="right"/>
              <w:rPr>
                <w:rFonts w:ascii="Calibri" w:eastAsia="Times New Roman" w:hAnsi="Calibri" w:cs="Calibri"/>
                <w:color w:val="000000"/>
              </w:rPr>
            </w:pPr>
            <w:r w:rsidRPr="003D3D9E">
              <w:rPr>
                <w:rFonts w:ascii="Calibri" w:eastAsia="Times New Roman" w:hAnsi="Calibri" w:cs="Calibri"/>
                <w:color w:val="000000"/>
              </w:rPr>
              <w:t>2007</w:t>
            </w:r>
          </w:p>
        </w:tc>
        <w:tc>
          <w:tcPr>
            <w:tcW w:w="67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52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r>
      <w:tr w:rsidR="003D3D9E" w:rsidRPr="003D3D9E" w:rsidTr="003D3D9E">
        <w:trPr>
          <w:trHeight w:val="29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Brake</w:t>
            </w:r>
          </w:p>
        </w:tc>
        <w:tc>
          <w:tcPr>
            <w:tcW w:w="222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Air</w:t>
            </w:r>
          </w:p>
        </w:tc>
        <w:tc>
          <w:tcPr>
            <w:tcW w:w="190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Vehicle type</w:t>
            </w:r>
          </w:p>
        </w:tc>
        <w:tc>
          <w:tcPr>
            <w:tcW w:w="1261"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71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7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52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r>
      <w:tr w:rsidR="003D3D9E" w:rsidRPr="003D3D9E" w:rsidTr="003D3D9E">
        <w:trPr>
          <w:trHeight w:val="29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Brake</w:t>
            </w:r>
          </w:p>
        </w:tc>
        <w:tc>
          <w:tcPr>
            <w:tcW w:w="222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Air</w:t>
            </w:r>
          </w:p>
        </w:tc>
        <w:tc>
          <w:tcPr>
            <w:tcW w:w="190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Model year</w:t>
            </w:r>
          </w:p>
        </w:tc>
        <w:tc>
          <w:tcPr>
            <w:tcW w:w="1261"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71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7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52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r>
      <w:tr w:rsidR="003D3D9E" w:rsidRPr="003D3D9E" w:rsidTr="003D3D9E">
        <w:trPr>
          <w:trHeight w:val="29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Brake</w:t>
            </w:r>
          </w:p>
        </w:tc>
        <w:tc>
          <w:tcPr>
            <w:tcW w:w="222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Air</w:t>
            </w:r>
          </w:p>
        </w:tc>
        <w:tc>
          <w:tcPr>
            <w:tcW w:w="190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Capacity</w:t>
            </w:r>
          </w:p>
        </w:tc>
        <w:tc>
          <w:tcPr>
            <w:tcW w:w="1261"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71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7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jc w:val="right"/>
              <w:rPr>
                <w:rFonts w:ascii="Calibri" w:eastAsia="Times New Roman" w:hAnsi="Calibri" w:cs="Calibri"/>
                <w:color w:val="000000"/>
              </w:rPr>
            </w:pPr>
            <w:r w:rsidRPr="003D3D9E">
              <w:rPr>
                <w:rFonts w:ascii="Calibri" w:eastAsia="Times New Roman" w:hAnsi="Calibri" w:cs="Calibri"/>
                <w:color w:val="000000"/>
              </w:rPr>
              <w:t>41</w:t>
            </w:r>
          </w:p>
        </w:tc>
        <w:tc>
          <w:tcPr>
            <w:tcW w:w="152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r>
      <w:tr w:rsidR="003D3D9E" w:rsidRPr="003D3D9E" w:rsidTr="003D3D9E">
        <w:trPr>
          <w:trHeight w:val="29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Crossing arm</w:t>
            </w:r>
          </w:p>
        </w:tc>
        <w:tc>
          <w:tcPr>
            <w:tcW w:w="222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90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61"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71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7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52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r>
      <w:tr w:rsidR="003D3D9E" w:rsidRPr="003D3D9E" w:rsidTr="003D3D9E">
        <w:trPr>
          <w:trHeight w:val="29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Door</w:t>
            </w:r>
          </w:p>
        </w:tc>
        <w:tc>
          <w:tcPr>
            <w:tcW w:w="222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90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61"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71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7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52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r>
      <w:tr w:rsidR="003D3D9E" w:rsidRPr="003D3D9E" w:rsidTr="003D3D9E">
        <w:trPr>
          <w:trHeight w:val="29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Emergency exit/door</w:t>
            </w:r>
          </w:p>
        </w:tc>
        <w:tc>
          <w:tcPr>
            <w:tcW w:w="222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90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61"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71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7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52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r>
      <w:tr w:rsidR="003D3D9E" w:rsidRPr="003D3D9E" w:rsidTr="003D3D9E">
        <w:trPr>
          <w:trHeight w:val="29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Fire suppression system</w:t>
            </w:r>
          </w:p>
        </w:tc>
        <w:tc>
          <w:tcPr>
            <w:tcW w:w="222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90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61"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71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7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52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r>
      <w:tr w:rsidR="003D3D9E" w:rsidRPr="003D3D9E" w:rsidTr="003D3D9E">
        <w:trPr>
          <w:trHeight w:val="29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Heater</w:t>
            </w:r>
          </w:p>
        </w:tc>
        <w:tc>
          <w:tcPr>
            <w:tcW w:w="222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90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61"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71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7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52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r>
      <w:tr w:rsidR="003D3D9E" w:rsidRPr="003D3D9E" w:rsidTr="003D3D9E">
        <w:trPr>
          <w:trHeight w:val="29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Lift</w:t>
            </w:r>
          </w:p>
        </w:tc>
        <w:tc>
          <w:tcPr>
            <w:tcW w:w="222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90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61"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71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7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52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r>
      <w:tr w:rsidR="003D3D9E" w:rsidRPr="003D3D9E" w:rsidTr="003D3D9E">
        <w:trPr>
          <w:trHeight w:val="29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Plywood floor thickness</w:t>
            </w:r>
          </w:p>
        </w:tc>
        <w:tc>
          <w:tcPr>
            <w:tcW w:w="222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90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61"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71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7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52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r>
      <w:tr w:rsidR="003D3D9E" w:rsidRPr="003D3D9E" w:rsidTr="003D3D9E">
        <w:trPr>
          <w:trHeight w:val="29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Seatbelts</w:t>
            </w:r>
          </w:p>
        </w:tc>
        <w:tc>
          <w:tcPr>
            <w:tcW w:w="222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90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61"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71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7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52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r>
      <w:tr w:rsidR="003D3D9E" w:rsidRPr="003D3D9E" w:rsidTr="003D3D9E">
        <w:trPr>
          <w:trHeight w:val="29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Seat height</w:t>
            </w:r>
          </w:p>
        </w:tc>
        <w:tc>
          <w:tcPr>
            <w:tcW w:w="222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90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61"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71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7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52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r>
      <w:tr w:rsidR="003D3D9E" w:rsidRPr="003D3D9E" w:rsidTr="003D3D9E">
        <w:trPr>
          <w:trHeight w:val="29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lastRenderedPageBreak/>
              <w:t>Windows</w:t>
            </w:r>
          </w:p>
        </w:tc>
        <w:tc>
          <w:tcPr>
            <w:tcW w:w="222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900"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61"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71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67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c>
          <w:tcPr>
            <w:tcW w:w="1529" w:type="dxa"/>
            <w:tcBorders>
              <w:top w:val="nil"/>
              <w:left w:val="nil"/>
              <w:bottom w:val="single" w:sz="4" w:space="0" w:color="auto"/>
              <w:right w:val="single" w:sz="4" w:space="0" w:color="auto"/>
            </w:tcBorders>
            <w:shd w:val="clear" w:color="auto" w:fill="auto"/>
            <w:noWrap/>
            <w:vAlign w:val="bottom"/>
            <w:hideMark/>
          </w:tcPr>
          <w:p w:rsidR="003D3D9E" w:rsidRPr="003D3D9E" w:rsidRDefault="003D3D9E" w:rsidP="003D3D9E">
            <w:pPr>
              <w:spacing w:line="240" w:lineRule="auto"/>
              <w:rPr>
                <w:rFonts w:ascii="Calibri" w:eastAsia="Times New Roman" w:hAnsi="Calibri" w:cs="Calibri"/>
                <w:color w:val="000000"/>
              </w:rPr>
            </w:pPr>
            <w:r w:rsidRPr="003D3D9E">
              <w:rPr>
                <w:rFonts w:ascii="Calibri" w:eastAsia="Times New Roman" w:hAnsi="Calibri" w:cs="Calibri"/>
                <w:color w:val="000000"/>
              </w:rPr>
              <w:t> </w:t>
            </w:r>
          </w:p>
        </w:tc>
      </w:tr>
    </w:tbl>
    <w:p w:rsidR="00FB08CA" w:rsidRPr="006942FB" w:rsidRDefault="00FB08CA" w:rsidP="00840761">
      <w:pPr>
        <w:ind w:left="432"/>
      </w:pPr>
    </w:p>
    <w:p w:rsidR="00D60453" w:rsidRDefault="00D60453" w:rsidP="007E771C">
      <w:pPr>
        <w:pStyle w:val="Heading1"/>
      </w:pPr>
      <w:r>
        <w:t>UI Mockups related to Cascade Engine</w:t>
      </w:r>
    </w:p>
    <w:p w:rsidR="00D60453" w:rsidRDefault="00D60453" w:rsidP="00D60453">
      <w:pPr>
        <w:pStyle w:val="Heading3"/>
      </w:pPr>
      <w:r>
        <w:t xml:space="preserve">UI </w:t>
      </w:r>
      <w:r w:rsidR="0012613A">
        <w:t>screen to</w:t>
      </w:r>
      <w:r>
        <w:t xml:space="preserve"> initiate Cascade Run</w:t>
      </w:r>
    </w:p>
    <w:p w:rsidR="00D60453" w:rsidRDefault="0012613A" w:rsidP="00D60453">
      <w:r w:rsidRPr="0012613A">
        <w:rPr>
          <w:noProof/>
        </w:rPr>
        <w:t xml:space="preserve"> </w:t>
      </w:r>
      <w:r>
        <w:rPr>
          <w:noProof/>
        </w:rPr>
        <w:drawing>
          <wp:inline distT="0" distB="0" distL="0" distR="0" wp14:anchorId="3DC753E3" wp14:editId="6651E748">
            <wp:extent cx="8686800" cy="2415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86800" cy="2415540"/>
                    </a:xfrm>
                    <a:prstGeom prst="rect">
                      <a:avLst/>
                    </a:prstGeom>
                  </pic:spPr>
                </pic:pic>
              </a:graphicData>
            </a:graphic>
          </wp:inline>
        </w:drawing>
      </w:r>
    </w:p>
    <w:p w:rsidR="00D60453" w:rsidRDefault="00D60453" w:rsidP="00D60453"/>
    <w:p w:rsidR="00D60453" w:rsidRDefault="00D60453" w:rsidP="00D60453">
      <w:pPr>
        <w:pStyle w:val="Heading3"/>
      </w:pPr>
      <w:r>
        <w:lastRenderedPageBreak/>
        <w:t>UI to Review Cascade Results</w:t>
      </w:r>
    </w:p>
    <w:p w:rsidR="00D60453" w:rsidRDefault="0012613A" w:rsidP="00D60453">
      <w:r w:rsidRPr="0012613A">
        <w:rPr>
          <w:noProof/>
        </w:rPr>
        <w:t xml:space="preserve"> </w:t>
      </w:r>
      <w:r w:rsidR="00FB1813">
        <w:rPr>
          <w:noProof/>
        </w:rPr>
        <w:drawing>
          <wp:inline distT="0" distB="0" distL="0" distR="0" wp14:anchorId="6FCDEE52" wp14:editId="283801F6">
            <wp:extent cx="8686800" cy="3585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686800" cy="3585210"/>
                    </a:xfrm>
                    <a:prstGeom prst="rect">
                      <a:avLst/>
                    </a:prstGeom>
                  </pic:spPr>
                </pic:pic>
              </a:graphicData>
            </a:graphic>
          </wp:inline>
        </w:drawing>
      </w:r>
    </w:p>
    <w:p w:rsidR="000F77BB" w:rsidRDefault="000F77BB" w:rsidP="00D60453"/>
    <w:p w:rsidR="000F77BB" w:rsidRDefault="008538E4" w:rsidP="008538E4">
      <w:pPr>
        <w:pStyle w:val="Heading3"/>
      </w:pPr>
      <w:r>
        <w:lastRenderedPageBreak/>
        <w:t>Pop-up view, ‘More’ button to view details of ‘Required’ and ‘Proposed’ assets</w:t>
      </w:r>
    </w:p>
    <w:p w:rsidR="008538E4" w:rsidRDefault="00FB1813" w:rsidP="008538E4">
      <w:r>
        <w:rPr>
          <w:noProof/>
        </w:rPr>
        <w:drawing>
          <wp:inline distT="0" distB="0" distL="0" distR="0" wp14:anchorId="527CD324" wp14:editId="4161810D">
            <wp:extent cx="8686800" cy="360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86800" cy="3603625"/>
                    </a:xfrm>
                    <a:prstGeom prst="rect">
                      <a:avLst/>
                    </a:prstGeom>
                  </pic:spPr>
                </pic:pic>
              </a:graphicData>
            </a:graphic>
          </wp:inline>
        </w:drawing>
      </w:r>
    </w:p>
    <w:p w:rsidR="00FB1813" w:rsidRDefault="00FB1813" w:rsidP="008538E4"/>
    <w:p w:rsidR="00FB1813" w:rsidRDefault="00FB1813" w:rsidP="008538E4"/>
    <w:p w:rsidR="00FB1813" w:rsidRDefault="00FB1813" w:rsidP="008538E4">
      <w:r>
        <w:rPr>
          <w:noProof/>
        </w:rPr>
        <w:lastRenderedPageBreak/>
        <w:drawing>
          <wp:inline distT="0" distB="0" distL="0" distR="0" wp14:anchorId="5BE22167" wp14:editId="44992BFF">
            <wp:extent cx="8686800" cy="3604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686800" cy="3604895"/>
                    </a:xfrm>
                    <a:prstGeom prst="rect">
                      <a:avLst/>
                    </a:prstGeom>
                  </pic:spPr>
                </pic:pic>
              </a:graphicData>
            </a:graphic>
          </wp:inline>
        </w:drawing>
      </w:r>
    </w:p>
    <w:p w:rsidR="008538E4" w:rsidRDefault="008538E4" w:rsidP="008538E4">
      <w:pPr>
        <w:pStyle w:val="Heading3"/>
      </w:pPr>
      <w:r>
        <w:lastRenderedPageBreak/>
        <w:t>Manual match</w:t>
      </w:r>
    </w:p>
    <w:p w:rsidR="008538E4" w:rsidRDefault="00FB1813" w:rsidP="008538E4">
      <w:pPr>
        <w:pStyle w:val="Heading1"/>
        <w:numPr>
          <w:ilvl w:val="0"/>
          <w:numId w:val="0"/>
        </w:numPr>
      </w:pPr>
      <w:r>
        <w:rPr>
          <w:noProof/>
        </w:rPr>
        <w:drawing>
          <wp:inline distT="0" distB="0" distL="0" distR="0" wp14:anchorId="7CFDDF1A" wp14:editId="7F9B9FD8">
            <wp:extent cx="8686800" cy="3592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86800" cy="3592830"/>
                    </a:xfrm>
                    <a:prstGeom prst="rect">
                      <a:avLst/>
                    </a:prstGeom>
                  </pic:spPr>
                </pic:pic>
              </a:graphicData>
            </a:graphic>
          </wp:inline>
        </w:drawing>
      </w:r>
    </w:p>
    <w:p w:rsidR="00325624" w:rsidRDefault="00325624" w:rsidP="00325624"/>
    <w:p w:rsidR="00325624" w:rsidRDefault="00747650" w:rsidP="00747650">
      <w:pPr>
        <w:pStyle w:val="Heading3"/>
      </w:pPr>
      <w:r>
        <w:lastRenderedPageBreak/>
        <w:t>Confirmation screen, Manual match</w:t>
      </w:r>
    </w:p>
    <w:p w:rsidR="00747650" w:rsidRDefault="00FB1813" w:rsidP="00747650">
      <w:r>
        <w:rPr>
          <w:noProof/>
        </w:rPr>
        <w:drawing>
          <wp:inline distT="0" distB="0" distL="0" distR="0" wp14:anchorId="307F15EF" wp14:editId="47B173D7">
            <wp:extent cx="8686800" cy="3608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86800" cy="3608070"/>
                    </a:xfrm>
                    <a:prstGeom prst="rect">
                      <a:avLst/>
                    </a:prstGeom>
                  </pic:spPr>
                </pic:pic>
              </a:graphicData>
            </a:graphic>
          </wp:inline>
        </w:drawing>
      </w:r>
    </w:p>
    <w:p w:rsidR="00FB1813" w:rsidRDefault="00FB1813" w:rsidP="00747650"/>
    <w:p w:rsidR="00FB1813" w:rsidRDefault="00FB1813" w:rsidP="00747650"/>
    <w:p w:rsidR="00FB1813" w:rsidRDefault="00FB1813" w:rsidP="00FB1813">
      <w:pPr>
        <w:pStyle w:val="Heading3"/>
      </w:pPr>
      <w:r>
        <w:lastRenderedPageBreak/>
        <w:t>Initiate Back-up</w:t>
      </w:r>
    </w:p>
    <w:p w:rsidR="00FB1813" w:rsidRDefault="00FB1813" w:rsidP="00FB1813">
      <w:r>
        <w:rPr>
          <w:noProof/>
        </w:rPr>
        <w:drawing>
          <wp:inline distT="0" distB="0" distL="0" distR="0" wp14:anchorId="6626DB25" wp14:editId="676D7E34">
            <wp:extent cx="8686800" cy="3592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686800" cy="3592830"/>
                    </a:xfrm>
                    <a:prstGeom prst="rect">
                      <a:avLst/>
                    </a:prstGeom>
                  </pic:spPr>
                </pic:pic>
              </a:graphicData>
            </a:graphic>
          </wp:inline>
        </w:drawing>
      </w:r>
    </w:p>
    <w:p w:rsidR="00FB1813" w:rsidRDefault="00FB1813" w:rsidP="00FB1813"/>
    <w:p w:rsidR="00FB1813" w:rsidRDefault="00FB1813" w:rsidP="00FB1813">
      <w:pPr>
        <w:pStyle w:val="Heading3"/>
      </w:pPr>
      <w:r>
        <w:lastRenderedPageBreak/>
        <w:t>Restore from Back-up</w:t>
      </w:r>
    </w:p>
    <w:p w:rsidR="00FB1813" w:rsidRPr="00FB1813" w:rsidRDefault="00FB1813" w:rsidP="00FB1813">
      <w:r>
        <w:rPr>
          <w:noProof/>
        </w:rPr>
        <w:drawing>
          <wp:inline distT="0" distB="0" distL="0" distR="0" wp14:anchorId="1B49C52A" wp14:editId="3A85F48F">
            <wp:extent cx="8686800" cy="36163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686800" cy="3616325"/>
                    </a:xfrm>
                    <a:prstGeom prst="rect">
                      <a:avLst/>
                    </a:prstGeom>
                  </pic:spPr>
                </pic:pic>
              </a:graphicData>
            </a:graphic>
          </wp:inline>
        </w:drawing>
      </w:r>
    </w:p>
    <w:sectPr w:rsidR="00FB1813" w:rsidRPr="00FB1813" w:rsidSect="00925B95">
      <w:pgSz w:w="15840" w:h="12240" w:orient="landscape"/>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2864" w:rsidRDefault="009F2864" w:rsidP="00A41883">
      <w:pPr>
        <w:spacing w:line="240" w:lineRule="auto"/>
      </w:pPr>
      <w:r>
        <w:separator/>
      </w:r>
    </w:p>
  </w:endnote>
  <w:endnote w:type="continuationSeparator" w:id="0">
    <w:p w:rsidR="009F2864" w:rsidRDefault="009F2864" w:rsidP="00A418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5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45"/>
      <w:gridCol w:w="3585"/>
      <w:gridCol w:w="3321"/>
    </w:tblGrid>
    <w:tr w:rsidR="00CF5F10" w:rsidTr="00720F6D">
      <w:trPr>
        <w:trHeight w:val="520"/>
      </w:trPr>
      <w:tc>
        <w:tcPr>
          <w:tcW w:w="3345" w:type="dxa"/>
          <w:vAlign w:val="center"/>
        </w:tcPr>
        <w:p w:rsidR="00CF5F10" w:rsidRDefault="00CF5F10" w:rsidP="00A41883">
          <w:pPr>
            <w:jc w:val="center"/>
            <w:rPr>
              <w:b/>
            </w:rPr>
          </w:pPr>
          <w:r>
            <w:rPr>
              <w:b/>
            </w:rPr>
            <w:t>Bytecurve LLC</w:t>
          </w:r>
          <w:r>
            <w:rPr>
              <w:b/>
            </w:rPr>
            <w:br/>
          </w:r>
          <w:r>
            <w:rPr>
              <w:b/>
              <w:color w:val="FF0000"/>
            </w:rPr>
            <w:t>Company Confidential</w:t>
          </w:r>
        </w:p>
      </w:tc>
      <w:tc>
        <w:tcPr>
          <w:tcW w:w="3585" w:type="dxa"/>
          <w:vAlign w:val="center"/>
        </w:tcPr>
        <w:p w:rsidR="00CF5F10" w:rsidRPr="00A41883" w:rsidRDefault="00CF5F10" w:rsidP="00A41883">
          <w:pPr>
            <w:rPr>
              <w:b/>
            </w:rPr>
          </w:pPr>
          <w:r>
            <w:rPr>
              <w:b/>
            </w:rPr>
            <w:t>Doc Release Date: TBD</w:t>
          </w:r>
        </w:p>
      </w:tc>
      <w:tc>
        <w:tcPr>
          <w:tcW w:w="3321" w:type="dxa"/>
          <w:vAlign w:val="center"/>
        </w:tcPr>
        <w:p w:rsidR="00CF5F10" w:rsidRPr="00A41883" w:rsidRDefault="00CF5F10" w:rsidP="00A41883">
          <w:pPr>
            <w:jc w:val="center"/>
          </w:pPr>
          <w:r>
            <w:t xml:space="preserve">Page </w:t>
          </w:r>
          <w:r>
            <w:rPr>
              <w:b/>
            </w:rPr>
            <w:fldChar w:fldCharType="begin"/>
          </w:r>
          <w:r>
            <w:rPr>
              <w:b/>
            </w:rPr>
            <w:instrText>PAGE</w:instrText>
          </w:r>
          <w:r>
            <w:rPr>
              <w:b/>
            </w:rPr>
            <w:fldChar w:fldCharType="separate"/>
          </w:r>
          <w:r w:rsidR="00577BE6">
            <w:rPr>
              <w:b/>
              <w:noProof/>
            </w:rPr>
            <w:t>13</w:t>
          </w:r>
          <w:r>
            <w:rPr>
              <w:b/>
            </w:rPr>
            <w:fldChar w:fldCharType="end"/>
          </w:r>
          <w:r>
            <w:t xml:space="preserve"> of </w:t>
          </w:r>
          <w:r>
            <w:fldChar w:fldCharType="begin"/>
          </w:r>
          <w:r>
            <w:instrText>NUMPAGES</w:instrText>
          </w:r>
          <w:r>
            <w:fldChar w:fldCharType="separate"/>
          </w:r>
          <w:r w:rsidR="00577BE6">
            <w:rPr>
              <w:noProof/>
            </w:rPr>
            <w:t>26</w:t>
          </w:r>
          <w:r>
            <w:fldChar w:fldCharType="end"/>
          </w:r>
        </w:p>
      </w:tc>
    </w:tr>
  </w:tbl>
  <w:p w:rsidR="00CF5F10" w:rsidRDefault="00CF5F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2864" w:rsidRDefault="009F2864" w:rsidP="00A41883">
      <w:pPr>
        <w:spacing w:line="240" w:lineRule="auto"/>
      </w:pPr>
      <w:r>
        <w:separator/>
      </w:r>
    </w:p>
  </w:footnote>
  <w:footnote w:type="continuationSeparator" w:id="0">
    <w:p w:rsidR="009F2864" w:rsidRDefault="009F2864" w:rsidP="00A418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9210B"/>
    <w:multiLevelType w:val="multilevel"/>
    <w:tmpl w:val="D554B116"/>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368" w:hanging="648"/>
      </w:pPr>
      <w:rPr>
        <w:rFonts w:hint="default"/>
      </w:rPr>
    </w:lvl>
    <w:lvl w:ilvl="3">
      <w:start w:val="1"/>
      <w:numFmt w:val="decimal"/>
      <w:lvlText w:val="%1.%2.%3.%4."/>
      <w:lvlJc w:val="left"/>
      <w:pPr>
        <w:tabs>
          <w:tab w:val="num" w:pos="2088"/>
        </w:tabs>
        <w:ind w:left="2016" w:hanging="936"/>
      </w:pPr>
      <w:rPr>
        <w:rFonts w:hint="default"/>
      </w:rPr>
    </w:lvl>
    <w:lvl w:ilvl="4">
      <w:start w:val="1"/>
      <w:numFmt w:val="decimal"/>
      <w:lvlText w:val="%1.%2.%3.%4.%5."/>
      <w:lvlJc w:val="left"/>
      <w:pPr>
        <w:ind w:left="2232" w:hanging="5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F2129"/>
    <w:multiLevelType w:val="hybridMultilevel"/>
    <w:tmpl w:val="2814FED8"/>
    <w:lvl w:ilvl="0" w:tplc="04090017">
      <w:start w:val="1"/>
      <w:numFmt w:val="lowerLetter"/>
      <w:lvlText w:val="%1)"/>
      <w:lvlJc w:val="left"/>
      <w:pPr>
        <w:ind w:left="360" w:hanging="360"/>
      </w:pPr>
    </w:lvl>
    <w:lvl w:ilvl="1" w:tplc="0409001B">
      <w:start w:val="1"/>
      <w:numFmt w:val="lowerRoman"/>
      <w:lvlText w:val="%2."/>
      <w:lvlJc w:val="right"/>
      <w:pPr>
        <w:ind w:left="1080" w:hanging="360"/>
      </w:pPr>
    </w:lvl>
    <w:lvl w:ilvl="2" w:tplc="66DA59F6">
      <w:start w:val="1"/>
      <w:numFmt w:val="bullet"/>
      <w:lvlText w:val="-"/>
      <w:lvlJc w:val="left"/>
      <w:pPr>
        <w:ind w:left="1980" w:hanging="360"/>
      </w:pPr>
      <w:rPr>
        <w:rFonts w:ascii="Calibri" w:eastAsiaTheme="minorHAnsi" w:hAnsi="Calibri" w:cs="Calibr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EE56FB"/>
    <w:multiLevelType w:val="hybridMultilevel"/>
    <w:tmpl w:val="2ECA6AD6"/>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0B1267EE"/>
    <w:multiLevelType w:val="multilevel"/>
    <w:tmpl w:val="024424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368" w:hanging="648"/>
      </w:pPr>
      <w:rPr>
        <w:rFonts w:hint="default"/>
      </w:rPr>
    </w:lvl>
    <w:lvl w:ilvl="3">
      <w:start w:val="1"/>
      <w:numFmt w:val="decimal"/>
      <w:lvlText w:val="%1.%2.%3.%4."/>
      <w:lvlJc w:val="left"/>
      <w:pPr>
        <w:tabs>
          <w:tab w:val="num" w:pos="2088"/>
        </w:tabs>
        <w:ind w:left="2016" w:hanging="936"/>
      </w:pPr>
      <w:rPr>
        <w:rFonts w:hint="default"/>
      </w:rPr>
    </w:lvl>
    <w:lvl w:ilvl="4">
      <w:start w:val="1"/>
      <w:numFmt w:val="decimal"/>
      <w:lvlText w:val="%1.%2.%3.%4.%5."/>
      <w:lvlJc w:val="left"/>
      <w:pPr>
        <w:ind w:left="2232" w:hanging="5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CAB3F03"/>
    <w:multiLevelType w:val="hybridMultilevel"/>
    <w:tmpl w:val="53E62B66"/>
    <w:lvl w:ilvl="0" w:tplc="04090017">
      <w:start w:val="1"/>
      <w:numFmt w:val="low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0E6F5CF3"/>
    <w:multiLevelType w:val="hybridMultilevel"/>
    <w:tmpl w:val="627497C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73424F"/>
    <w:multiLevelType w:val="hybridMultilevel"/>
    <w:tmpl w:val="2CFE80B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2D7152"/>
    <w:multiLevelType w:val="hybridMultilevel"/>
    <w:tmpl w:val="28D841C0"/>
    <w:lvl w:ilvl="0" w:tplc="04090017">
      <w:start w:val="1"/>
      <w:numFmt w:val="low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183C6D42"/>
    <w:multiLevelType w:val="hybridMultilevel"/>
    <w:tmpl w:val="A1E8B80A"/>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9366F0C"/>
    <w:multiLevelType w:val="hybridMultilevel"/>
    <w:tmpl w:val="6F989E0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D43086"/>
    <w:multiLevelType w:val="hybridMultilevel"/>
    <w:tmpl w:val="A1E8B80A"/>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EA66ABC"/>
    <w:multiLevelType w:val="hybridMultilevel"/>
    <w:tmpl w:val="EAB81AA2"/>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A22138"/>
    <w:multiLevelType w:val="hybridMultilevel"/>
    <w:tmpl w:val="291A4B1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CF1454"/>
    <w:multiLevelType w:val="hybridMultilevel"/>
    <w:tmpl w:val="0E0AE4AE"/>
    <w:lvl w:ilvl="0" w:tplc="04090017">
      <w:start w:val="1"/>
      <w:numFmt w:val="lowerLetter"/>
      <w:lvlText w:val="%1)"/>
      <w:lvlJc w:val="left"/>
      <w:pPr>
        <w:ind w:left="792" w:hanging="360"/>
      </w:p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15:restartNumberingAfterBreak="0">
    <w:nsid w:val="2A7C1843"/>
    <w:multiLevelType w:val="multilevel"/>
    <w:tmpl w:val="024424E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728" w:hanging="648"/>
      </w:pPr>
      <w:rPr>
        <w:rFonts w:hint="default"/>
      </w:rPr>
    </w:lvl>
    <w:lvl w:ilvl="3">
      <w:start w:val="1"/>
      <w:numFmt w:val="decimal"/>
      <w:lvlText w:val="%1.%2.%3.%4."/>
      <w:lvlJc w:val="left"/>
      <w:pPr>
        <w:tabs>
          <w:tab w:val="num" w:pos="2448"/>
        </w:tabs>
        <w:ind w:left="2376" w:hanging="936"/>
      </w:pPr>
      <w:rPr>
        <w:rFonts w:hint="default"/>
      </w:rPr>
    </w:lvl>
    <w:lvl w:ilvl="4">
      <w:start w:val="1"/>
      <w:numFmt w:val="decimal"/>
      <w:lvlText w:val="%1.%2.%3.%4.%5."/>
      <w:lvlJc w:val="left"/>
      <w:pPr>
        <w:ind w:left="2592" w:hanging="576"/>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2AF83306"/>
    <w:multiLevelType w:val="hybridMultilevel"/>
    <w:tmpl w:val="567AE72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C77E39"/>
    <w:multiLevelType w:val="hybridMultilevel"/>
    <w:tmpl w:val="29F873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F686BD2"/>
    <w:multiLevelType w:val="hybridMultilevel"/>
    <w:tmpl w:val="8F0EB9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2F467A4"/>
    <w:multiLevelType w:val="multilevel"/>
    <w:tmpl w:val="024424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368" w:hanging="648"/>
      </w:pPr>
      <w:rPr>
        <w:rFonts w:hint="default"/>
      </w:rPr>
    </w:lvl>
    <w:lvl w:ilvl="3">
      <w:start w:val="1"/>
      <w:numFmt w:val="decimal"/>
      <w:lvlText w:val="%1.%2.%3.%4."/>
      <w:lvlJc w:val="left"/>
      <w:pPr>
        <w:tabs>
          <w:tab w:val="num" w:pos="2088"/>
        </w:tabs>
        <w:ind w:left="2016" w:hanging="936"/>
      </w:pPr>
      <w:rPr>
        <w:rFonts w:hint="default"/>
      </w:rPr>
    </w:lvl>
    <w:lvl w:ilvl="4">
      <w:start w:val="1"/>
      <w:numFmt w:val="decimal"/>
      <w:lvlText w:val="%1.%2.%3.%4.%5."/>
      <w:lvlJc w:val="left"/>
      <w:pPr>
        <w:ind w:left="2232" w:hanging="5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31313D6"/>
    <w:multiLevelType w:val="hybridMultilevel"/>
    <w:tmpl w:val="9D1223A0"/>
    <w:lvl w:ilvl="0" w:tplc="04090017">
      <w:start w:val="1"/>
      <w:numFmt w:val="low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369070F6"/>
    <w:multiLevelType w:val="hybridMultilevel"/>
    <w:tmpl w:val="D9AE8E3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99675D5"/>
    <w:multiLevelType w:val="hybridMultilevel"/>
    <w:tmpl w:val="33CC9072"/>
    <w:lvl w:ilvl="0" w:tplc="0409000F">
      <w:start w:val="1"/>
      <w:numFmt w:val="decimal"/>
      <w:lvlText w:val="%1."/>
      <w:lvlJc w:val="left"/>
      <w:pPr>
        <w:ind w:left="360" w:hanging="360"/>
      </w:pPr>
      <w:rPr>
        <w:rFonts w:hint="default"/>
      </w:rPr>
    </w:lvl>
    <w:lvl w:ilvl="1" w:tplc="04090017">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BE61C52"/>
    <w:multiLevelType w:val="hybridMultilevel"/>
    <w:tmpl w:val="3A10C9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D3D0503"/>
    <w:multiLevelType w:val="hybridMultilevel"/>
    <w:tmpl w:val="41362FEA"/>
    <w:lvl w:ilvl="0" w:tplc="04090017">
      <w:start w:val="1"/>
      <w:numFmt w:val="low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41BB54C1"/>
    <w:multiLevelType w:val="hybridMultilevel"/>
    <w:tmpl w:val="D9AE8E3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99E07B7"/>
    <w:multiLevelType w:val="hybridMultilevel"/>
    <w:tmpl w:val="3C46C42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ACC2DCE"/>
    <w:multiLevelType w:val="hybridMultilevel"/>
    <w:tmpl w:val="D6F280C6"/>
    <w:lvl w:ilvl="0" w:tplc="04090017">
      <w:start w:val="1"/>
      <w:numFmt w:val="low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7" w15:restartNumberingAfterBreak="0">
    <w:nsid w:val="553A66D0"/>
    <w:multiLevelType w:val="hybridMultilevel"/>
    <w:tmpl w:val="0E0AE4AE"/>
    <w:lvl w:ilvl="0" w:tplc="04090017">
      <w:start w:val="1"/>
      <w:numFmt w:val="lowerLetter"/>
      <w:lvlText w:val="%1)"/>
      <w:lvlJc w:val="left"/>
      <w:pPr>
        <w:ind w:left="792" w:hanging="360"/>
      </w:p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8" w15:restartNumberingAfterBreak="0">
    <w:nsid w:val="575D4217"/>
    <w:multiLevelType w:val="hybridMultilevel"/>
    <w:tmpl w:val="613C8E6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BF74C5E"/>
    <w:multiLevelType w:val="hybridMultilevel"/>
    <w:tmpl w:val="ED3A8CA6"/>
    <w:lvl w:ilvl="0" w:tplc="04090017">
      <w:start w:val="1"/>
      <w:numFmt w:val="low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0" w15:restartNumberingAfterBreak="0">
    <w:nsid w:val="62A928F4"/>
    <w:multiLevelType w:val="hybridMultilevel"/>
    <w:tmpl w:val="ABE04028"/>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8B95FB9"/>
    <w:multiLevelType w:val="hybridMultilevel"/>
    <w:tmpl w:val="3560052C"/>
    <w:lvl w:ilvl="0" w:tplc="57887C12">
      <w:start w:val="1"/>
      <w:numFmt w:val="decimal"/>
      <w:lvlText w:val="%1."/>
      <w:lvlJc w:val="left"/>
      <w:pPr>
        <w:tabs>
          <w:tab w:val="num" w:pos="0"/>
        </w:tabs>
        <w:ind w:left="0" w:firstLine="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F206B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F531055"/>
    <w:multiLevelType w:val="hybridMultilevel"/>
    <w:tmpl w:val="7946E0C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34A3C33"/>
    <w:multiLevelType w:val="hybridMultilevel"/>
    <w:tmpl w:val="62AA988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5" w15:restartNumberingAfterBreak="0">
    <w:nsid w:val="752613AE"/>
    <w:multiLevelType w:val="hybridMultilevel"/>
    <w:tmpl w:val="74C08668"/>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7EC7700"/>
    <w:multiLevelType w:val="hybridMultilevel"/>
    <w:tmpl w:val="01C09894"/>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B651DB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8"/>
  </w:num>
  <w:num w:numId="2">
    <w:abstractNumId w:val="14"/>
  </w:num>
  <w:num w:numId="3">
    <w:abstractNumId w:val="3"/>
  </w:num>
  <w:num w:numId="4">
    <w:abstractNumId w:val="32"/>
  </w:num>
  <w:num w:numId="5">
    <w:abstractNumId w:val="9"/>
  </w:num>
  <w:num w:numId="6">
    <w:abstractNumId w:val="17"/>
  </w:num>
  <w:num w:numId="7">
    <w:abstractNumId w:val="37"/>
  </w:num>
  <w:num w:numId="8">
    <w:abstractNumId w:val="34"/>
  </w:num>
  <w:num w:numId="9">
    <w:abstractNumId w:val="31"/>
  </w:num>
  <w:num w:numId="10">
    <w:abstractNumId w:val="35"/>
  </w:num>
  <w:num w:numId="11">
    <w:abstractNumId w:val="1"/>
  </w:num>
  <w:num w:numId="12">
    <w:abstractNumId w:val="22"/>
  </w:num>
  <w:num w:numId="13">
    <w:abstractNumId w:val="11"/>
  </w:num>
  <w:num w:numId="14">
    <w:abstractNumId w:val="36"/>
  </w:num>
  <w:num w:numId="15">
    <w:abstractNumId w:val="5"/>
  </w:num>
  <w:num w:numId="16">
    <w:abstractNumId w:val="20"/>
  </w:num>
  <w:num w:numId="17">
    <w:abstractNumId w:val="24"/>
  </w:num>
  <w:num w:numId="18">
    <w:abstractNumId w:val="6"/>
  </w:num>
  <w:num w:numId="19">
    <w:abstractNumId w:val="16"/>
  </w:num>
  <w:num w:numId="20">
    <w:abstractNumId w:val="0"/>
  </w:num>
  <w:num w:numId="21">
    <w:abstractNumId w:val="8"/>
  </w:num>
  <w:num w:numId="22">
    <w:abstractNumId w:val="33"/>
  </w:num>
  <w:num w:numId="23">
    <w:abstractNumId w:val="15"/>
  </w:num>
  <w:num w:numId="24">
    <w:abstractNumId w:val="30"/>
  </w:num>
  <w:num w:numId="25">
    <w:abstractNumId w:val="21"/>
  </w:num>
  <w:num w:numId="26">
    <w:abstractNumId w:val="13"/>
  </w:num>
  <w:num w:numId="27">
    <w:abstractNumId w:val="27"/>
  </w:num>
  <w:num w:numId="28">
    <w:abstractNumId w:val="7"/>
  </w:num>
  <w:num w:numId="29">
    <w:abstractNumId w:val="23"/>
  </w:num>
  <w:num w:numId="30">
    <w:abstractNumId w:val="4"/>
  </w:num>
  <w:num w:numId="31">
    <w:abstractNumId w:val="26"/>
  </w:num>
  <w:num w:numId="32">
    <w:abstractNumId w:val="29"/>
  </w:num>
  <w:num w:numId="33">
    <w:abstractNumId w:val="19"/>
  </w:num>
  <w:num w:numId="34">
    <w:abstractNumId w:val="10"/>
  </w:num>
  <w:num w:numId="35">
    <w:abstractNumId w:val="28"/>
  </w:num>
  <w:num w:numId="36">
    <w:abstractNumId w:val="12"/>
  </w:num>
  <w:num w:numId="37">
    <w:abstractNumId w:val="2"/>
  </w:num>
  <w:num w:numId="38">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nga Gopalan">
    <w15:presenceInfo w15:providerId="Windows Live" w15:userId="329b022fdeab18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43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156"/>
    <w:rsid w:val="00004104"/>
    <w:rsid w:val="000045A7"/>
    <w:rsid w:val="00006A71"/>
    <w:rsid w:val="00021025"/>
    <w:rsid w:val="000227A9"/>
    <w:rsid w:val="0002394A"/>
    <w:rsid w:val="00035D9F"/>
    <w:rsid w:val="00036F6D"/>
    <w:rsid w:val="000405ED"/>
    <w:rsid w:val="00040FE3"/>
    <w:rsid w:val="00044B37"/>
    <w:rsid w:val="00047A24"/>
    <w:rsid w:val="0005492D"/>
    <w:rsid w:val="00056CB7"/>
    <w:rsid w:val="00064604"/>
    <w:rsid w:val="000673CD"/>
    <w:rsid w:val="00070EBA"/>
    <w:rsid w:val="00072313"/>
    <w:rsid w:val="00073B5C"/>
    <w:rsid w:val="0007627E"/>
    <w:rsid w:val="00081CC5"/>
    <w:rsid w:val="000822EA"/>
    <w:rsid w:val="00084F4D"/>
    <w:rsid w:val="000936D1"/>
    <w:rsid w:val="000977C3"/>
    <w:rsid w:val="000A0BD5"/>
    <w:rsid w:val="000A28CC"/>
    <w:rsid w:val="000A6836"/>
    <w:rsid w:val="000B7FAE"/>
    <w:rsid w:val="000C05DE"/>
    <w:rsid w:val="000C7A7C"/>
    <w:rsid w:val="000D1957"/>
    <w:rsid w:val="000D2860"/>
    <w:rsid w:val="000D6A8A"/>
    <w:rsid w:val="000E2EFC"/>
    <w:rsid w:val="000E444F"/>
    <w:rsid w:val="000F77BB"/>
    <w:rsid w:val="001121BC"/>
    <w:rsid w:val="00121127"/>
    <w:rsid w:val="0012177A"/>
    <w:rsid w:val="0012430A"/>
    <w:rsid w:val="00124CCF"/>
    <w:rsid w:val="0012613A"/>
    <w:rsid w:val="00137F5D"/>
    <w:rsid w:val="0017271A"/>
    <w:rsid w:val="00173FFF"/>
    <w:rsid w:val="001850B0"/>
    <w:rsid w:val="0019132D"/>
    <w:rsid w:val="001928EB"/>
    <w:rsid w:val="001A1DFA"/>
    <w:rsid w:val="001C3244"/>
    <w:rsid w:val="001C6E0E"/>
    <w:rsid w:val="001D686C"/>
    <w:rsid w:val="001E18FC"/>
    <w:rsid w:val="001E2638"/>
    <w:rsid w:val="001F6673"/>
    <w:rsid w:val="0020066B"/>
    <w:rsid w:val="002055D2"/>
    <w:rsid w:val="0021233F"/>
    <w:rsid w:val="00212B5C"/>
    <w:rsid w:val="00221AC5"/>
    <w:rsid w:val="00227560"/>
    <w:rsid w:val="00227705"/>
    <w:rsid w:val="00231A63"/>
    <w:rsid w:val="00231ACE"/>
    <w:rsid w:val="0023691F"/>
    <w:rsid w:val="00240676"/>
    <w:rsid w:val="00243630"/>
    <w:rsid w:val="002530D4"/>
    <w:rsid w:val="00253E56"/>
    <w:rsid w:val="00254F43"/>
    <w:rsid w:val="0025665C"/>
    <w:rsid w:val="002578F9"/>
    <w:rsid w:val="00260C2A"/>
    <w:rsid w:val="002635AF"/>
    <w:rsid w:val="00267A68"/>
    <w:rsid w:val="002705F1"/>
    <w:rsid w:val="00274526"/>
    <w:rsid w:val="00275EA1"/>
    <w:rsid w:val="00281A39"/>
    <w:rsid w:val="00283770"/>
    <w:rsid w:val="0029236B"/>
    <w:rsid w:val="002A0656"/>
    <w:rsid w:val="002B27CB"/>
    <w:rsid w:val="002B49C3"/>
    <w:rsid w:val="002B5C22"/>
    <w:rsid w:val="002B66E3"/>
    <w:rsid w:val="002C5C47"/>
    <w:rsid w:val="002D4476"/>
    <w:rsid w:val="002D4700"/>
    <w:rsid w:val="002D4A0A"/>
    <w:rsid w:val="002E435F"/>
    <w:rsid w:val="002F053A"/>
    <w:rsid w:val="00300C46"/>
    <w:rsid w:val="0030785D"/>
    <w:rsid w:val="003172E0"/>
    <w:rsid w:val="00325624"/>
    <w:rsid w:val="00332B45"/>
    <w:rsid w:val="003336A9"/>
    <w:rsid w:val="003347EE"/>
    <w:rsid w:val="003368C3"/>
    <w:rsid w:val="00336F3E"/>
    <w:rsid w:val="00340611"/>
    <w:rsid w:val="0034360E"/>
    <w:rsid w:val="003444B9"/>
    <w:rsid w:val="00345655"/>
    <w:rsid w:val="00354F19"/>
    <w:rsid w:val="00356891"/>
    <w:rsid w:val="003632EE"/>
    <w:rsid w:val="003758DA"/>
    <w:rsid w:val="0037645E"/>
    <w:rsid w:val="003844F6"/>
    <w:rsid w:val="00384E37"/>
    <w:rsid w:val="003907B4"/>
    <w:rsid w:val="00392564"/>
    <w:rsid w:val="003946BD"/>
    <w:rsid w:val="00394E09"/>
    <w:rsid w:val="003A25D6"/>
    <w:rsid w:val="003A29B3"/>
    <w:rsid w:val="003A6709"/>
    <w:rsid w:val="003A7FEA"/>
    <w:rsid w:val="003B4110"/>
    <w:rsid w:val="003B4CBE"/>
    <w:rsid w:val="003B53D7"/>
    <w:rsid w:val="003B71DD"/>
    <w:rsid w:val="003C029C"/>
    <w:rsid w:val="003C58EA"/>
    <w:rsid w:val="003D2C34"/>
    <w:rsid w:val="003D3D9E"/>
    <w:rsid w:val="003D5479"/>
    <w:rsid w:val="003D657B"/>
    <w:rsid w:val="003D7A85"/>
    <w:rsid w:val="003E0C4C"/>
    <w:rsid w:val="003E21A6"/>
    <w:rsid w:val="003E6B5E"/>
    <w:rsid w:val="003F56C0"/>
    <w:rsid w:val="0040183A"/>
    <w:rsid w:val="00406054"/>
    <w:rsid w:val="00411648"/>
    <w:rsid w:val="0041765A"/>
    <w:rsid w:val="00427403"/>
    <w:rsid w:val="004376AF"/>
    <w:rsid w:val="00442F09"/>
    <w:rsid w:val="00470358"/>
    <w:rsid w:val="00481C0C"/>
    <w:rsid w:val="00482984"/>
    <w:rsid w:val="0049251B"/>
    <w:rsid w:val="00495041"/>
    <w:rsid w:val="004C0A18"/>
    <w:rsid w:val="004C0D18"/>
    <w:rsid w:val="004C1CC9"/>
    <w:rsid w:val="004C3316"/>
    <w:rsid w:val="004D216F"/>
    <w:rsid w:val="004D3A03"/>
    <w:rsid w:val="004D4FB9"/>
    <w:rsid w:val="004D76B4"/>
    <w:rsid w:val="004E0C3A"/>
    <w:rsid w:val="004E13EA"/>
    <w:rsid w:val="004E1DD6"/>
    <w:rsid w:val="004E3F1E"/>
    <w:rsid w:val="004F44AD"/>
    <w:rsid w:val="005025E7"/>
    <w:rsid w:val="0050642B"/>
    <w:rsid w:val="00516D34"/>
    <w:rsid w:val="00517810"/>
    <w:rsid w:val="00517F41"/>
    <w:rsid w:val="0052313C"/>
    <w:rsid w:val="00527D12"/>
    <w:rsid w:val="005442E4"/>
    <w:rsid w:val="005524CA"/>
    <w:rsid w:val="005707DA"/>
    <w:rsid w:val="00571236"/>
    <w:rsid w:val="00574CD0"/>
    <w:rsid w:val="00577BE6"/>
    <w:rsid w:val="00580BFA"/>
    <w:rsid w:val="00590F7E"/>
    <w:rsid w:val="00591E9C"/>
    <w:rsid w:val="00594439"/>
    <w:rsid w:val="00597816"/>
    <w:rsid w:val="005A189C"/>
    <w:rsid w:val="005A68BD"/>
    <w:rsid w:val="005B3322"/>
    <w:rsid w:val="005B4ADC"/>
    <w:rsid w:val="005B4C83"/>
    <w:rsid w:val="005B5A77"/>
    <w:rsid w:val="005B5F7E"/>
    <w:rsid w:val="005C22C3"/>
    <w:rsid w:val="005C5B88"/>
    <w:rsid w:val="005C7E27"/>
    <w:rsid w:val="005D02D5"/>
    <w:rsid w:val="005D74FF"/>
    <w:rsid w:val="005E5D34"/>
    <w:rsid w:val="005F0776"/>
    <w:rsid w:val="005F2554"/>
    <w:rsid w:val="005F35BD"/>
    <w:rsid w:val="005F3F0D"/>
    <w:rsid w:val="005F5509"/>
    <w:rsid w:val="005F5800"/>
    <w:rsid w:val="005F67D8"/>
    <w:rsid w:val="00601100"/>
    <w:rsid w:val="00610744"/>
    <w:rsid w:val="00614016"/>
    <w:rsid w:val="00617146"/>
    <w:rsid w:val="0062355C"/>
    <w:rsid w:val="006260EE"/>
    <w:rsid w:val="0063635E"/>
    <w:rsid w:val="00644366"/>
    <w:rsid w:val="00650C3C"/>
    <w:rsid w:val="00653122"/>
    <w:rsid w:val="006544D1"/>
    <w:rsid w:val="00655B1D"/>
    <w:rsid w:val="00661495"/>
    <w:rsid w:val="00675212"/>
    <w:rsid w:val="00677DC7"/>
    <w:rsid w:val="006812A7"/>
    <w:rsid w:val="00685EDD"/>
    <w:rsid w:val="00691312"/>
    <w:rsid w:val="0069226B"/>
    <w:rsid w:val="006940FE"/>
    <w:rsid w:val="006942FB"/>
    <w:rsid w:val="0069779F"/>
    <w:rsid w:val="006B0A26"/>
    <w:rsid w:val="006B15E2"/>
    <w:rsid w:val="006B482F"/>
    <w:rsid w:val="006B67E8"/>
    <w:rsid w:val="006C2901"/>
    <w:rsid w:val="006C62ED"/>
    <w:rsid w:val="006D6C9C"/>
    <w:rsid w:val="006F7580"/>
    <w:rsid w:val="00704985"/>
    <w:rsid w:val="00707466"/>
    <w:rsid w:val="007149C6"/>
    <w:rsid w:val="00715FD0"/>
    <w:rsid w:val="00717C64"/>
    <w:rsid w:val="00720F6D"/>
    <w:rsid w:val="00722F40"/>
    <w:rsid w:val="00724A54"/>
    <w:rsid w:val="0072559D"/>
    <w:rsid w:val="007403DA"/>
    <w:rsid w:val="00743CC8"/>
    <w:rsid w:val="0074433F"/>
    <w:rsid w:val="00744DEF"/>
    <w:rsid w:val="00747650"/>
    <w:rsid w:val="00753E43"/>
    <w:rsid w:val="00756DB4"/>
    <w:rsid w:val="00757868"/>
    <w:rsid w:val="00763CBA"/>
    <w:rsid w:val="007901C5"/>
    <w:rsid w:val="00790A60"/>
    <w:rsid w:val="007A2DD7"/>
    <w:rsid w:val="007A544E"/>
    <w:rsid w:val="007B1236"/>
    <w:rsid w:val="007C08F3"/>
    <w:rsid w:val="007C2033"/>
    <w:rsid w:val="007C40C3"/>
    <w:rsid w:val="007C4878"/>
    <w:rsid w:val="007D4A47"/>
    <w:rsid w:val="007D564E"/>
    <w:rsid w:val="007E1974"/>
    <w:rsid w:val="007E29F5"/>
    <w:rsid w:val="007E771C"/>
    <w:rsid w:val="007F2EB0"/>
    <w:rsid w:val="00800F1F"/>
    <w:rsid w:val="00806CF9"/>
    <w:rsid w:val="00807EA3"/>
    <w:rsid w:val="008139CA"/>
    <w:rsid w:val="00813F39"/>
    <w:rsid w:val="00814B39"/>
    <w:rsid w:val="00814EED"/>
    <w:rsid w:val="00815672"/>
    <w:rsid w:val="008214DE"/>
    <w:rsid w:val="00824FF1"/>
    <w:rsid w:val="00834B80"/>
    <w:rsid w:val="00840761"/>
    <w:rsid w:val="008538E4"/>
    <w:rsid w:val="00864177"/>
    <w:rsid w:val="00867A44"/>
    <w:rsid w:val="00870133"/>
    <w:rsid w:val="00873699"/>
    <w:rsid w:val="00880655"/>
    <w:rsid w:val="0088227B"/>
    <w:rsid w:val="0088390F"/>
    <w:rsid w:val="008860D4"/>
    <w:rsid w:val="008929A7"/>
    <w:rsid w:val="0089404B"/>
    <w:rsid w:val="0089559A"/>
    <w:rsid w:val="008A2349"/>
    <w:rsid w:val="008A5570"/>
    <w:rsid w:val="008A5785"/>
    <w:rsid w:val="008A758D"/>
    <w:rsid w:val="008B1CB2"/>
    <w:rsid w:val="008D3196"/>
    <w:rsid w:val="008D3853"/>
    <w:rsid w:val="008D3C2B"/>
    <w:rsid w:val="008E09C1"/>
    <w:rsid w:val="008F1F94"/>
    <w:rsid w:val="008F6274"/>
    <w:rsid w:val="008F6BE7"/>
    <w:rsid w:val="008F7A75"/>
    <w:rsid w:val="009156CF"/>
    <w:rsid w:val="00925B95"/>
    <w:rsid w:val="009274E9"/>
    <w:rsid w:val="00934560"/>
    <w:rsid w:val="00936640"/>
    <w:rsid w:val="009438A1"/>
    <w:rsid w:val="00945366"/>
    <w:rsid w:val="00945B65"/>
    <w:rsid w:val="00953863"/>
    <w:rsid w:val="00953990"/>
    <w:rsid w:val="00954C61"/>
    <w:rsid w:val="00963C71"/>
    <w:rsid w:val="00981457"/>
    <w:rsid w:val="00985E96"/>
    <w:rsid w:val="0098714B"/>
    <w:rsid w:val="009B2DBA"/>
    <w:rsid w:val="009B52A3"/>
    <w:rsid w:val="009C0321"/>
    <w:rsid w:val="009C29FA"/>
    <w:rsid w:val="009C3584"/>
    <w:rsid w:val="009C4E6B"/>
    <w:rsid w:val="009D7F2C"/>
    <w:rsid w:val="009E223F"/>
    <w:rsid w:val="009E3CAC"/>
    <w:rsid w:val="009F01CF"/>
    <w:rsid w:val="009F222D"/>
    <w:rsid w:val="009F2864"/>
    <w:rsid w:val="009F388D"/>
    <w:rsid w:val="00A0219B"/>
    <w:rsid w:val="00A06894"/>
    <w:rsid w:val="00A14806"/>
    <w:rsid w:val="00A26B97"/>
    <w:rsid w:val="00A309AF"/>
    <w:rsid w:val="00A33402"/>
    <w:rsid w:val="00A3589B"/>
    <w:rsid w:val="00A41883"/>
    <w:rsid w:val="00A61621"/>
    <w:rsid w:val="00A63B8C"/>
    <w:rsid w:val="00A656D8"/>
    <w:rsid w:val="00A656E0"/>
    <w:rsid w:val="00A6600D"/>
    <w:rsid w:val="00A75EDD"/>
    <w:rsid w:val="00A76757"/>
    <w:rsid w:val="00A81ADF"/>
    <w:rsid w:val="00A91941"/>
    <w:rsid w:val="00A93DE1"/>
    <w:rsid w:val="00A948F4"/>
    <w:rsid w:val="00A9569F"/>
    <w:rsid w:val="00A97045"/>
    <w:rsid w:val="00AB3DBE"/>
    <w:rsid w:val="00AB4119"/>
    <w:rsid w:val="00AB6C94"/>
    <w:rsid w:val="00AC4360"/>
    <w:rsid w:val="00AC45DF"/>
    <w:rsid w:val="00AC7A7E"/>
    <w:rsid w:val="00AC7BE7"/>
    <w:rsid w:val="00AD4042"/>
    <w:rsid w:val="00AD55E5"/>
    <w:rsid w:val="00AE3156"/>
    <w:rsid w:val="00AE5D25"/>
    <w:rsid w:val="00AE7C90"/>
    <w:rsid w:val="00AF057F"/>
    <w:rsid w:val="00AF28DD"/>
    <w:rsid w:val="00B041D0"/>
    <w:rsid w:val="00B10DA7"/>
    <w:rsid w:val="00B11CB8"/>
    <w:rsid w:val="00B12F46"/>
    <w:rsid w:val="00B14D00"/>
    <w:rsid w:val="00B201BC"/>
    <w:rsid w:val="00B21E89"/>
    <w:rsid w:val="00B221CE"/>
    <w:rsid w:val="00B23A08"/>
    <w:rsid w:val="00B2502E"/>
    <w:rsid w:val="00B26214"/>
    <w:rsid w:val="00B33790"/>
    <w:rsid w:val="00B34314"/>
    <w:rsid w:val="00B4216D"/>
    <w:rsid w:val="00B42466"/>
    <w:rsid w:val="00B45026"/>
    <w:rsid w:val="00B46E91"/>
    <w:rsid w:val="00B62924"/>
    <w:rsid w:val="00B708AF"/>
    <w:rsid w:val="00B74D6D"/>
    <w:rsid w:val="00B83316"/>
    <w:rsid w:val="00B86841"/>
    <w:rsid w:val="00BA0576"/>
    <w:rsid w:val="00BA3C4A"/>
    <w:rsid w:val="00BB0B5C"/>
    <w:rsid w:val="00BB28E2"/>
    <w:rsid w:val="00BB5583"/>
    <w:rsid w:val="00BC265A"/>
    <w:rsid w:val="00BD2D4C"/>
    <w:rsid w:val="00BD7D40"/>
    <w:rsid w:val="00BF47E2"/>
    <w:rsid w:val="00C01DFB"/>
    <w:rsid w:val="00C129D5"/>
    <w:rsid w:val="00C155ED"/>
    <w:rsid w:val="00C20042"/>
    <w:rsid w:val="00C30722"/>
    <w:rsid w:val="00C3169F"/>
    <w:rsid w:val="00C43C16"/>
    <w:rsid w:val="00C54A81"/>
    <w:rsid w:val="00C76A2F"/>
    <w:rsid w:val="00C77F46"/>
    <w:rsid w:val="00C81F76"/>
    <w:rsid w:val="00C87F81"/>
    <w:rsid w:val="00C90584"/>
    <w:rsid w:val="00CA2DCC"/>
    <w:rsid w:val="00CA3D40"/>
    <w:rsid w:val="00CA5E8F"/>
    <w:rsid w:val="00CB600E"/>
    <w:rsid w:val="00CB76F9"/>
    <w:rsid w:val="00CD2411"/>
    <w:rsid w:val="00CD4556"/>
    <w:rsid w:val="00CE2F6C"/>
    <w:rsid w:val="00CE35B8"/>
    <w:rsid w:val="00CF5F10"/>
    <w:rsid w:val="00CF639E"/>
    <w:rsid w:val="00D04078"/>
    <w:rsid w:val="00D14097"/>
    <w:rsid w:val="00D306AB"/>
    <w:rsid w:val="00D3133A"/>
    <w:rsid w:val="00D35701"/>
    <w:rsid w:val="00D43AC4"/>
    <w:rsid w:val="00D4797B"/>
    <w:rsid w:val="00D5642D"/>
    <w:rsid w:val="00D60453"/>
    <w:rsid w:val="00D634EE"/>
    <w:rsid w:val="00D8643B"/>
    <w:rsid w:val="00D93486"/>
    <w:rsid w:val="00D934EA"/>
    <w:rsid w:val="00D9411A"/>
    <w:rsid w:val="00DA5091"/>
    <w:rsid w:val="00DA644F"/>
    <w:rsid w:val="00DA722B"/>
    <w:rsid w:val="00DB4418"/>
    <w:rsid w:val="00DB5771"/>
    <w:rsid w:val="00DC2ECD"/>
    <w:rsid w:val="00DE1BB0"/>
    <w:rsid w:val="00DF732F"/>
    <w:rsid w:val="00E0565F"/>
    <w:rsid w:val="00E112C0"/>
    <w:rsid w:val="00E22568"/>
    <w:rsid w:val="00E27269"/>
    <w:rsid w:val="00E32883"/>
    <w:rsid w:val="00E36A75"/>
    <w:rsid w:val="00E465EC"/>
    <w:rsid w:val="00E47FBB"/>
    <w:rsid w:val="00E51A36"/>
    <w:rsid w:val="00E5544F"/>
    <w:rsid w:val="00E61777"/>
    <w:rsid w:val="00E6553F"/>
    <w:rsid w:val="00E761FC"/>
    <w:rsid w:val="00E775E7"/>
    <w:rsid w:val="00E7781C"/>
    <w:rsid w:val="00E8338D"/>
    <w:rsid w:val="00E95179"/>
    <w:rsid w:val="00EA007B"/>
    <w:rsid w:val="00EB248A"/>
    <w:rsid w:val="00EB6DAE"/>
    <w:rsid w:val="00EC1630"/>
    <w:rsid w:val="00EC7B50"/>
    <w:rsid w:val="00ED4138"/>
    <w:rsid w:val="00ED55C4"/>
    <w:rsid w:val="00EE1810"/>
    <w:rsid w:val="00EE2701"/>
    <w:rsid w:val="00EE6FCC"/>
    <w:rsid w:val="00EF0C78"/>
    <w:rsid w:val="00F15BA6"/>
    <w:rsid w:val="00F25B2C"/>
    <w:rsid w:val="00F30BC5"/>
    <w:rsid w:val="00F40704"/>
    <w:rsid w:val="00F41042"/>
    <w:rsid w:val="00F54820"/>
    <w:rsid w:val="00F55601"/>
    <w:rsid w:val="00F67EC4"/>
    <w:rsid w:val="00F71D7A"/>
    <w:rsid w:val="00F767D8"/>
    <w:rsid w:val="00F85108"/>
    <w:rsid w:val="00F92D33"/>
    <w:rsid w:val="00FA14DF"/>
    <w:rsid w:val="00FB08CA"/>
    <w:rsid w:val="00FB1813"/>
    <w:rsid w:val="00FB3296"/>
    <w:rsid w:val="00FB61B1"/>
    <w:rsid w:val="00FB7C77"/>
    <w:rsid w:val="00FC1C4B"/>
    <w:rsid w:val="00FD6017"/>
    <w:rsid w:val="00FE4721"/>
    <w:rsid w:val="00FE5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94953"/>
  <w15:chartTrackingRefBased/>
  <w15:docId w15:val="{0C0E1D18-5658-4CC3-8236-099500C0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60D4"/>
    <w:pPr>
      <w:spacing w:after="0"/>
    </w:pPr>
  </w:style>
  <w:style w:type="paragraph" w:styleId="Heading1">
    <w:name w:val="heading 1"/>
    <w:basedOn w:val="Normal"/>
    <w:next w:val="Normal"/>
    <w:link w:val="Heading1Char"/>
    <w:uiPriority w:val="9"/>
    <w:qFormat/>
    <w:rsid w:val="007C4878"/>
    <w:pPr>
      <w:keepNext/>
      <w:keepLines/>
      <w:numPr>
        <w:numId w:val="7"/>
      </w:numPr>
      <w:spacing w:before="240" w:after="12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7C4878"/>
    <w:pPr>
      <w:keepNext/>
      <w:keepLines/>
      <w:numPr>
        <w:ilvl w:val="1"/>
        <w:numId w:val="7"/>
      </w:numPr>
      <w:spacing w:before="240" w:after="120"/>
      <w:outlineLvl w:val="1"/>
    </w:pPr>
    <w:rPr>
      <w:rFonts w:ascii="Calibri" w:eastAsiaTheme="majorEastAsia" w:hAnsi="Calibri" w:cstheme="majorBidi"/>
      <w:b/>
      <w:color w:val="000000" w:themeColor="text1"/>
      <w:szCs w:val="26"/>
    </w:rPr>
  </w:style>
  <w:style w:type="paragraph" w:styleId="Heading3">
    <w:name w:val="heading 3"/>
    <w:basedOn w:val="Normal"/>
    <w:next w:val="Normal"/>
    <w:link w:val="Heading3Char"/>
    <w:uiPriority w:val="9"/>
    <w:unhideWhenUsed/>
    <w:qFormat/>
    <w:rsid w:val="008860D4"/>
    <w:pPr>
      <w:keepNext/>
      <w:keepLines/>
      <w:numPr>
        <w:ilvl w:val="2"/>
        <w:numId w:val="7"/>
      </w:numPr>
      <w:spacing w:before="120"/>
      <w:outlineLvl w:val="2"/>
    </w:pPr>
    <w:rPr>
      <w:rFonts w:ascii="Arial" w:eastAsiaTheme="majorEastAsia" w:hAnsi="Arial" w:cstheme="majorBidi"/>
      <w:i/>
      <w:color w:val="000000" w:themeColor="text1"/>
      <w:szCs w:val="24"/>
    </w:rPr>
  </w:style>
  <w:style w:type="paragraph" w:styleId="Heading4">
    <w:name w:val="heading 4"/>
    <w:basedOn w:val="Normal"/>
    <w:next w:val="Normal"/>
    <w:link w:val="Heading4Char"/>
    <w:uiPriority w:val="9"/>
    <w:unhideWhenUsed/>
    <w:qFormat/>
    <w:rsid w:val="007C4878"/>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C4878"/>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C4878"/>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C4878"/>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C487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487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156"/>
    <w:pPr>
      <w:ind w:left="720"/>
      <w:contextualSpacing/>
    </w:pPr>
  </w:style>
  <w:style w:type="paragraph" w:styleId="BalloonText">
    <w:name w:val="Balloon Text"/>
    <w:basedOn w:val="Normal"/>
    <w:link w:val="BalloonTextChar"/>
    <w:uiPriority w:val="99"/>
    <w:semiHidden/>
    <w:unhideWhenUsed/>
    <w:rsid w:val="005707D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07DA"/>
    <w:rPr>
      <w:rFonts w:ascii="Segoe UI" w:hAnsi="Segoe UI" w:cs="Segoe UI"/>
      <w:sz w:val="18"/>
      <w:szCs w:val="18"/>
    </w:rPr>
  </w:style>
  <w:style w:type="paragraph" w:styleId="Header">
    <w:name w:val="header"/>
    <w:basedOn w:val="Normal"/>
    <w:link w:val="HeaderChar"/>
    <w:uiPriority w:val="99"/>
    <w:unhideWhenUsed/>
    <w:rsid w:val="00A41883"/>
    <w:pPr>
      <w:tabs>
        <w:tab w:val="center" w:pos="4680"/>
        <w:tab w:val="right" w:pos="9360"/>
      </w:tabs>
      <w:spacing w:line="240" w:lineRule="auto"/>
    </w:pPr>
  </w:style>
  <w:style w:type="character" w:customStyle="1" w:styleId="HeaderChar">
    <w:name w:val="Header Char"/>
    <w:basedOn w:val="DefaultParagraphFont"/>
    <w:link w:val="Header"/>
    <w:uiPriority w:val="99"/>
    <w:rsid w:val="00A41883"/>
  </w:style>
  <w:style w:type="paragraph" w:styleId="Footer">
    <w:name w:val="footer"/>
    <w:basedOn w:val="Normal"/>
    <w:link w:val="FooterChar"/>
    <w:uiPriority w:val="99"/>
    <w:unhideWhenUsed/>
    <w:rsid w:val="00A41883"/>
    <w:pPr>
      <w:tabs>
        <w:tab w:val="center" w:pos="4680"/>
        <w:tab w:val="right" w:pos="9360"/>
      </w:tabs>
      <w:spacing w:line="240" w:lineRule="auto"/>
    </w:pPr>
  </w:style>
  <w:style w:type="character" w:customStyle="1" w:styleId="FooterChar">
    <w:name w:val="Footer Char"/>
    <w:basedOn w:val="DefaultParagraphFont"/>
    <w:link w:val="Footer"/>
    <w:uiPriority w:val="99"/>
    <w:rsid w:val="00A41883"/>
  </w:style>
  <w:style w:type="paragraph" w:styleId="Revision">
    <w:name w:val="Revision"/>
    <w:hidden/>
    <w:uiPriority w:val="99"/>
    <w:semiHidden/>
    <w:rsid w:val="00E6553F"/>
    <w:pPr>
      <w:spacing w:after="0" w:line="240" w:lineRule="auto"/>
    </w:pPr>
  </w:style>
  <w:style w:type="paragraph" w:customStyle="1" w:styleId="Tabletext">
    <w:name w:val="Tabletext"/>
    <w:basedOn w:val="Normal"/>
    <w:rsid w:val="00D3133A"/>
    <w:pPr>
      <w:keepLines/>
      <w:widowControl w:val="0"/>
      <w:spacing w:after="120" w:line="240" w:lineRule="atLeast"/>
    </w:pPr>
    <w:rPr>
      <w:rFonts w:ascii="Times New Roman" w:eastAsia="Times New Roman" w:hAnsi="Times New Roman" w:cs="Times New Roman"/>
      <w:sz w:val="20"/>
      <w:szCs w:val="20"/>
    </w:rPr>
  </w:style>
  <w:style w:type="paragraph" w:styleId="Title">
    <w:name w:val="Title"/>
    <w:basedOn w:val="Normal"/>
    <w:next w:val="Normal"/>
    <w:link w:val="TitleChar"/>
    <w:qFormat/>
    <w:rsid w:val="00D3133A"/>
    <w:pPr>
      <w:widowControl w:val="0"/>
      <w:spacing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D3133A"/>
    <w:rPr>
      <w:rFonts w:ascii="Arial" w:eastAsia="Times New Roman" w:hAnsi="Arial" w:cs="Times New Roman"/>
      <w:b/>
      <w:sz w:val="36"/>
      <w:szCs w:val="20"/>
    </w:rPr>
  </w:style>
  <w:style w:type="character" w:customStyle="1" w:styleId="Heading1Char">
    <w:name w:val="Heading 1 Char"/>
    <w:basedOn w:val="DefaultParagraphFont"/>
    <w:link w:val="Heading1"/>
    <w:uiPriority w:val="9"/>
    <w:rsid w:val="007C4878"/>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7C4878"/>
    <w:rPr>
      <w:rFonts w:ascii="Calibri" w:eastAsiaTheme="majorEastAsia" w:hAnsi="Calibri" w:cstheme="majorBidi"/>
      <w:b/>
      <w:color w:val="000000" w:themeColor="text1"/>
      <w:szCs w:val="26"/>
    </w:rPr>
  </w:style>
  <w:style w:type="character" w:customStyle="1" w:styleId="Heading3Char">
    <w:name w:val="Heading 3 Char"/>
    <w:basedOn w:val="DefaultParagraphFont"/>
    <w:link w:val="Heading3"/>
    <w:uiPriority w:val="9"/>
    <w:rsid w:val="008860D4"/>
    <w:rPr>
      <w:rFonts w:ascii="Arial" w:eastAsiaTheme="majorEastAsia" w:hAnsi="Arial" w:cstheme="majorBidi"/>
      <w:i/>
      <w:color w:val="000000" w:themeColor="text1"/>
      <w:szCs w:val="24"/>
    </w:rPr>
  </w:style>
  <w:style w:type="character" w:customStyle="1" w:styleId="Heading4Char">
    <w:name w:val="Heading 4 Char"/>
    <w:basedOn w:val="DefaultParagraphFont"/>
    <w:link w:val="Heading4"/>
    <w:uiPriority w:val="9"/>
    <w:rsid w:val="007C48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C48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C48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C48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C48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4878"/>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B041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E77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96298">
      <w:bodyDiv w:val="1"/>
      <w:marLeft w:val="0"/>
      <w:marRight w:val="0"/>
      <w:marTop w:val="0"/>
      <w:marBottom w:val="0"/>
      <w:divBdr>
        <w:top w:val="none" w:sz="0" w:space="0" w:color="auto"/>
        <w:left w:val="none" w:sz="0" w:space="0" w:color="auto"/>
        <w:bottom w:val="none" w:sz="0" w:space="0" w:color="auto"/>
        <w:right w:val="none" w:sz="0" w:space="0" w:color="auto"/>
      </w:divBdr>
    </w:div>
    <w:div w:id="151408961">
      <w:bodyDiv w:val="1"/>
      <w:marLeft w:val="0"/>
      <w:marRight w:val="0"/>
      <w:marTop w:val="0"/>
      <w:marBottom w:val="0"/>
      <w:divBdr>
        <w:top w:val="none" w:sz="0" w:space="0" w:color="auto"/>
        <w:left w:val="none" w:sz="0" w:space="0" w:color="auto"/>
        <w:bottom w:val="none" w:sz="0" w:space="0" w:color="auto"/>
        <w:right w:val="none" w:sz="0" w:space="0" w:color="auto"/>
      </w:divBdr>
    </w:div>
    <w:div w:id="178663302">
      <w:bodyDiv w:val="1"/>
      <w:marLeft w:val="0"/>
      <w:marRight w:val="0"/>
      <w:marTop w:val="0"/>
      <w:marBottom w:val="0"/>
      <w:divBdr>
        <w:top w:val="none" w:sz="0" w:space="0" w:color="auto"/>
        <w:left w:val="none" w:sz="0" w:space="0" w:color="auto"/>
        <w:bottom w:val="none" w:sz="0" w:space="0" w:color="auto"/>
        <w:right w:val="none" w:sz="0" w:space="0" w:color="auto"/>
      </w:divBdr>
    </w:div>
    <w:div w:id="501623171">
      <w:bodyDiv w:val="1"/>
      <w:marLeft w:val="0"/>
      <w:marRight w:val="0"/>
      <w:marTop w:val="0"/>
      <w:marBottom w:val="0"/>
      <w:divBdr>
        <w:top w:val="none" w:sz="0" w:space="0" w:color="auto"/>
        <w:left w:val="none" w:sz="0" w:space="0" w:color="auto"/>
        <w:bottom w:val="none" w:sz="0" w:space="0" w:color="auto"/>
        <w:right w:val="none" w:sz="0" w:space="0" w:color="auto"/>
      </w:divBdr>
    </w:div>
    <w:div w:id="558522149">
      <w:bodyDiv w:val="1"/>
      <w:marLeft w:val="0"/>
      <w:marRight w:val="0"/>
      <w:marTop w:val="0"/>
      <w:marBottom w:val="0"/>
      <w:divBdr>
        <w:top w:val="none" w:sz="0" w:space="0" w:color="auto"/>
        <w:left w:val="none" w:sz="0" w:space="0" w:color="auto"/>
        <w:bottom w:val="none" w:sz="0" w:space="0" w:color="auto"/>
        <w:right w:val="none" w:sz="0" w:space="0" w:color="auto"/>
      </w:divBdr>
    </w:div>
    <w:div w:id="1022630560">
      <w:bodyDiv w:val="1"/>
      <w:marLeft w:val="0"/>
      <w:marRight w:val="0"/>
      <w:marTop w:val="0"/>
      <w:marBottom w:val="0"/>
      <w:divBdr>
        <w:top w:val="none" w:sz="0" w:space="0" w:color="auto"/>
        <w:left w:val="none" w:sz="0" w:space="0" w:color="auto"/>
        <w:bottom w:val="none" w:sz="0" w:space="0" w:color="auto"/>
        <w:right w:val="none" w:sz="0" w:space="0" w:color="auto"/>
      </w:divBdr>
    </w:div>
    <w:div w:id="1321349025">
      <w:bodyDiv w:val="1"/>
      <w:marLeft w:val="0"/>
      <w:marRight w:val="0"/>
      <w:marTop w:val="0"/>
      <w:marBottom w:val="0"/>
      <w:divBdr>
        <w:top w:val="none" w:sz="0" w:space="0" w:color="auto"/>
        <w:left w:val="none" w:sz="0" w:space="0" w:color="auto"/>
        <w:bottom w:val="none" w:sz="0" w:space="0" w:color="auto"/>
        <w:right w:val="none" w:sz="0" w:space="0" w:color="auto"/>
      </w:divBdr>
    </w:div>
    <w:div w:id="1406687000">
      <w:bodyDiv w:val="1"/>
      <w:marLeft w:val="0"/>
      <w:marRight w:val="0"/>
      <w:marTop w:val="0"/>
      <w:marBottom w:val="0"/>
      <w:divBdr>
        <w:top w:val="none" w:sz="0" w:space="0" w:color="auto"/>
        <w:left w:val="none" w:sz="0" w:space="0" w:color="auto"/>
        <w:bottom w:val="none" w:sz="0" w:space="0" w:color="auto"/>
        <w:right w:val="none" w:sz="0" w:space="0" w:color="auto"/>
      </w:divBdr>
    </w:div>
    <w:div w:id="1721897780">
      <w:bodyDiv w:val="1"/>
      <w:marLeft w:val="0"/>
      <w:marRight w:val="0"/>
      <w:marTop w:val="0"/>
      <w:marBottom w:val="0"/>
      <w:divBdr>
        <w:top w:val="none" w:sz="0" w:space="0" w:color="auto"/>
        <w:left w:val="none" w:sz="0" w:space="0" w:color="auto"/>
        <w:bottom w:val="none" w:sz="0" w:space="0" w:color="auto"/>
        <w:right w:val="none" w:sz="0" w:space="0" w:color="auto"/>
      </w:divBdr>
    </w:div>
    <w:div w:id="1749887308">
      <w:bodyDiv w:val="1"/>
      <w:marLeft w:val="0"/>
      <w:marRight w:val="0"/>
      <w:marTop w:val="0"/>
      <w:marBottom w:val="0"/>
      <w:divBdr>
        <w:top w:val="none" w:sz="0" w:space="0" w:color="auto"/>
        <w:left w:val="none" w:sz="0" w:space="0" w:color="auto"/>
        <w:bottom w:val="none" w:sz="0" w:space="0" w:color="auto"/>
        <w:right w:val="none" w:sz="0" w:space="0" w:color="auto"/>
      </w:divBdr>
    </w:div>
    <w:div w:id="211474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B74B7-0D70-4B2D-95EA-963BA14DE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26</Pages>
  <Words>4622</Words>
  <Characters>26351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rangag10@gmail.com</dc:creator>
  <cp:keywords/>
  <dc:description/>
  <cp:lastModifiedBy>Ranga Gopalan</cp:lastModifiedBy>
  <cp:revision>11</cp:revision>
  <cp:lastPrinted>2017-08-07T22:20:00Z</cp:lastPrinted>
  <dcterms:created xsi:type="dcterms:W3CDTF">2017-08-30T19:12:00Z</dcterms:created>
  <dcterms:modified xsi:type="dcterms:W3CDTF">2017-08-30T21:59:00Z</dcterms:modified>
</cp:coreProperties>
</file>